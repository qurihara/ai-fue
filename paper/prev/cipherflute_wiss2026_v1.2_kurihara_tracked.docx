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del w:id="0" w:author="栗原　一貴" w:date="2026-07-24T09:06:00Z" w16du:dateUtc="2026-07-24T00:06:00Z">
        <w:r w:rsidDel="00DE6436">
          <w:delText>と管理</w:delText>
        </w:r>
      </w:del>
      <w:r>
        <w:t>手法の提案</w:t>
      </w:r>
    </w:p>
    <w:p w14:paraId="2F0116D0" w14:textId="61DB811D" w:rsidR="00DE4EE4" w:rsidRDefault="00000000">
      <w:pPr>
        <w:pStyle w:val="a9"/>
      </w:pPr>
      <w:proofErr w:type="spellStart"/>
      <w:r>
        <w:t>CipherFlute</w:t>
      </w:r>
      <w:proofErr w:type="spellEnd"/>
      <w:r>
        <w:t xml:space="preserve">: Embedding </w:t>
      </w:r>
      <w:del w:id="1" w:author="栗原　一貴" w:date="2026-07-24T09:06:00Z" w16du:dateUtc="2026-07-24T00:06:00Z">
        <w:r w:rsidDel="00DE6436">
          <w:delText xml:space="preserve">and Managing </w:delText>
        </w:r>
      </w:del>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rPr>
          <w:rFonts w:eastAsia="ＭＳ ゴシック"/>
          <w:b/>
        </w:rPr>
        <w:t>概要．</w:t>
      </w:r>
      <w:r>
        <w:t xml:space="preserve">　暗証番号や合言葉のような気軽な秘密から，暗号資産の復元用パスフレーズのような重要な秘密まで，少量の秘密情報を，電源も電子部品も持たない</w:t>
      </w:r>
      <w:r>
        <w:t>3D</w:t>
      </w:r>
      <w:r>
        <w:t>プリントの笛</w:t>
      </w:r>
      <w:ins w:id="2" w:author="栗原　一貴" w:date="2026-07-24T09:11:00Z" w16du:dateUtc="2026-07-24T00:11:00Z">
        <w:r w:rsidR="00DE6436">
          <w:rPr>
            <w:rFonts w:hint="eastAsia"/>
          </w:rPr>
          <w:t>を日用品へと</w:t>
        </w:r>
      </w:ins>
      <w:del w:id="3" w:author="栗原　一貴" w:date="2026-07-24T09:11:00Z" w16du:dateUtc="2026-07-24T00:11:00Z">
        <w:r w:rsidDel="00DE6436">
          <w:delText>に</w:delText>
        </w:r>
      </w:del>
      <w:r>
        <w:t>埋め込み，吹いて読み出す手法「</w:t>
      </w:r>
      <w:r>
        <w:t>CipherFlute</w:t>
      </w:r>
      <w:r>
        <w:t>」を提案する．管の長さを変えると音の高さが変わる</w:t>
      </w:r>
      <w:ins w:id="4" w:author="栗原　一貴" w:date="2026-07-24T09:10:00Z" w16du:dateUtc="2026-07-24T00:10:00Z">
        <w:r w:rsidR="00DE6436">
          <w:rPr>
            <w:rFonts w:hint="eastAsia"/>
          </w:rPr>
          <w:t>笛の音の高さを符号として</w:t>
        </w:r>
      </w:ins>
      <w:ins w:id="5" w:author="栗原　一貴" w:date="2026-07-24T09:17:00Z" w16du:dateUtc="2026-07-24T00:17:00Z">
        <w:r w:rsidR="00E10E45">
          <w:rPr>
            <w:rFonts w:hint="eastAsia"/>
          </w:rPr>
          <w:t>，</w:t>
        </w:r>
      </w:ins>
      <w:del w:id="6" w:author="栗原　一貴" w:date="2026-07-24T09:11:00Z" w16du:dateUtc="2026-07-24T00:11:00Z">
        <w:r w:rsidDel="00DE6436">
          <w:delText>ことを利用</w:delText>
        </w:r>
      </w:del>
      <w:del w:id="7" w:author="栗原　一貴" w:date="2026-07-24T09:17:00Z" w16du:dateUtc="2026-07-24T00:17:00Z">
        <w:r w:rsidDel="00E10E45">
          <w:delText>し，</w:delText>
        </w:r>
      </w:del>
      <w:ins w:id="8" w:author="栗原　一貴" w:date="2026-07-24T09:11:00Z" w16du:dateUtc="2026-07-24T00:11:00Z">
        <w:r w:rsidR="00DE6436">
          <w:rPr>
            <w:rFonts w:hint="eastAsia"/>
          </w:rPr>
          <w:t>複数の笛によりエンコーディングを行う．</w:t>
        </w:r>
      </w:ins>
      <w:ins w:id="9" w:author="栗原　一貴" w:date="2026-07-24T09:12:00Z" w16du:dateUtc="2026-07-24T00:12:00Z">
        <w:r w:rsidR="00DE6436">
          <w:rPr>
            <w:rFonts w:hint="eastAsia"/>
          </w:rPr>
          <w:t>実装した小型の笛ユニットは</w:t>
        </w:r>
        <w:r w:rsidR="00DE6436" w:rsidDel="00DE6436">
          <w:t xml:space="preserve"> </w:t>
        </w:r>
      </w:ins>
      <w:del w:id="10" w:author="栗原　一貴" w:date="2026-07-24T09:12:00Z" w16du:dateUtc="2026-07-24T00:12:00Z">
        <w:r w:rsidDel="00DE6436">
          <w:delText>あらかじめ決めた音の高さの置き場（スロット）のどこで鳴るかで，笛</w:delText>
        </w:r>
        <w:r w:rsidDel="00DE6436">
          <w:delText>1</w:delText>
        </w:r>
        <w:r w:rsidDel="00DE6436">
          <w:delText>本に数字</w:delText>
        </w:r>
        <w:r w:rsidDel="00DE6436">
          <w:delText>1</w:delText>
        </w:r>
        <w:r w:rsidDel="00DE6436">
          <w:delText>つを担わせる．厚壁のヘッドを採用して</w:delText>
        </w:r>
      </w:del>
      <w:r>
        <w:t>F#6</w:t>
      </w:r>
      <w:r>
        <w:t>から</w:t>
      </w:r>
      <w:r>
        <w:t>F#7</w:t>
      </w:r>
      <w:r>
        <w:t>までの</w:t>
      </w:r>
      <w:r>
        <w:t>13</w:t>
      </w:r>
      <w:ins w:id="11" w:author="栗原　一貴" w:date="2026-07-24T09:12:00Z" w16du:dateUtc="2026-07-24T00:12:00Z">
        <w:r w:rsidR="00DE6436">
          <w:rPr>
            <w:rFonts w:hint="eastAsia"/>
          </w:rPr>
          <w:t>音が活用可能であり</w:t>
        </w:r>
      </w:ins>
      <w:del w:id="12" w:author="栗原　一貴" w:date="2026-07-24T09:12:00Z" w16du:dateUtc="2026-07-24T00:12:00Z">
        <w:r w:rsidDel="00DE6436">
          <w:delText>スロットを安定して鳴らせるようにし</w:delText>
        </w:r>
      </w:del>
      <w:r>
        <w:t>，笛</w:t>
      </w:r>
      <w:r>
        <w:t>1</w:t>
      </w:r>
      <w:r>
        <w:t>本あたり約</w:t>
      </w:r>
      <w:r>
        <w:t>3.7</w:t>
      </w:r>
      <w:r>
        <w:t>ビットを</w:t>
      </w:r>
      <w:ins w:id="13" w:author="栗原　一貴" w:date="2026-07-24T09:12:00Z" w16du:dateUtc="2026-07-24T00:12:00Z">
        <w:r w:rsidR="00DE6436">
          <w:rPr>
            <w:rFonts w:hint="eastAsia"/>
          </w:rPr>
          <w:t>担うことができる</w:t>
        </w:r>
      </w:ins>
      <w:del w:id="14" w:author="栗原　一貴" w:date="2026-07-24T09:12:00Z" w16du:dateUtc="2026-07-24T00:12:00Z">
        <w:r w:rsidDel="00DE6436">
          <w:delText>運べる</w:delText>
        </w:r>
      </w:del>
      <w:r>
        <w:t>．</w:t>
      </w:r>
      <w:del w:id="15" w:author="栗原　一貴" w:date="2026-07-24T09:12:00Z" w16du:dateUtc="2026-07-24T00:12:00Z">
        <w:r w:rsidDel="00DE6436">
          <w:delText>運べる情報量は用途に応じて選ぶ設計変数であり，</w:delText>
        </w:r>
      </w:del>
      <w:r>
        <w:t>暗証番号なら数本，</w:t>
      </w:r>
      <w:r>
        <w:t>128</w:t>
      </w:r>
      <w:ins w:id="16" w:author="栗原　一貴" w:date="2026-07-24T09:21:00Z" w16du:dateUtc="2026-07-24T00:21:00Z">
        <w:r w:rsidR="00E10E45">
          <w:t>bit</w:t>
        </w:r>
      </w:ins>
      <w:del w:id="17" w:author="栗原　一貴" w:date="2026-07-24T09:21:00Z" w16du:dateUtc="2026-07-24T00:21:00Z">
        <w:r w:rsidDel="00E10E45">
          <w:rPr>
            <w:rFonts w:hint="eastAsia"/>
          </w:rPr>
          <w:delText>ビ</w:delText>
        </w:r>
        <w:r w:rsidDel="00E10E45">
          <w:delText>ット</w:delText>
        </w:r>
      </w:del>
      <w:r>
        <w:t>の復元用情報なら基準笛と誤り訂正を含めて約</w:t>
      </w:r>
      <w:r>
        <w:t>40</w:t>
      </w:r>
      <w:r>
        <w:t>本というように，求める強度に応じた本数の笛を採用して，</w:t>
      </w:r>
      <w:ins w:id="18" w:author="栗原　一貴" w:date="2026-07-24T09:13:00Z" w16du:dateUtc="2026-07-24T00:13:00Z">
        <w:r w:rsidR="00DE6436">
          <w:rPr>
            <w:rFonts w:hint="eastAsia"/>
          </w:rPr>
          <w:t>カード</w:t>
        </w:r>
      </w:ins>
      <w:ins w:id="19" w:author="栗原　一貴" w:date="2026-07-24T09:19:00Z" w16du:dateUtc="2026-07-24T00:19:00Z">
        <w:r w:rsidR="00E10E45">
          <w:rPr>
            <w:rFonts w:hint="eastAsia"/>
          </w:rPr>
          <w:t>，アクセサリ</w:t>
        </w:r>
      </w:ins>
      <w:del w:id="20" w:author="栗原　一貴" w:date="2026-07-24T09:13:00Z" w16du:dateUtc="2026-07-24T00:13:00Z">
        <w:r w:rsidDel="00DE6436">
          <w:delText>名刺</w:delText>
        </w:r>
      </w:del>
      <w:r>
        <w:t>や置物といった日用品に</w:t>
      </w:r>
      <w:del w:id="21" w:author="栗原　一貴" w:date="2026-07-24T09:20:00Z" w16du:dateUtc="2026-07-24T00:20:00Z">
        <w:r w:rsidDel="00E10E45">
          <w:delText>自由なレイアウトで</w:delText>
        </w:r>
      </w:del>
      <w:r>
        <w:t>埋め込める．</w:t>
      </w:r>
      <w:ins w:id="22" w:author="栗原　一貴" w:date="2026-07-24T09:20:00Z" w16du:dateUtc="2026-07-24T00:20:00Z">
        <w:r w:rsidR="00E10E45">
          <w:rPr>
            <w:rFonts w:hint="eastAsia"/>
          </w:rPr>
          <w:t>提案手法はデコード時の守秘性は低いが，</w:t>
        </w:r>
      </w:ins>
      <w:del w:id="23" w:author="栗原　一貴" w:date="2026-07-24T09:18:00Z" w16du:dateUtc="2026-07-24T00:18:00Z">
        <w:r w:rsidDel="00E10E45">
          <w:delText>秘密そのものを守りたい場合は，複数の断片に分けてどれか規定数を集めないと復元できないようにする既存の数学的手法（秘密分散法）に保護を任せ，音や物体の側には秘密を守る役割を負わせない．この割り切りのうえで本手法が提供する価値は，</w:delText>
        </w:r>
      </w:del>
      <w:r>
        <w:t>日用品に笛を溶け込ませることで秘密の在りかを分かりにくくできること，および正当な利用者が特別な機器を使わず息とスマートフォンだけで読み出せること</w:t>
      </w:r>
      <w:ins w:id="24" w:author="栗原　一貴" w:date="2026-07-24T09:18:00Z" w16du:dateUtc="2026-07-24T00:18:00Z">
        <w:r w:rsidR="00E10E45">
          <w:rPr>
            <w:rFonts w:hint="eastAsia"/>
          </w:rPr>
          <w:t>が特徴であ</w:t>
        </w:r>
      </w:ins>
      <w:ins w:id="25" w:author="栗原　一貴" w:date="2026-07-24T09:20:00Z" w16du:dateUtc="2026-07-24T00:20:00Z">
        <w:r w:rsidR="00E10E45">
          <w:rPr>
            <w:rFonts w:hint="eastAsia"/>
          </w:rPr>
          <w:t>り，秘密情報のバックアップとしての活用が期待できる</w:t>
        </w:r>
      </w:ins>
      <w:del w:id="26" w:author="栗原　一貴" w:date="2026-07-24T09:18:00Z" w16du:dateUtc="2026-07-24T00:18:00Z">
        <w:r w:rsidDel="00E10E45">
          <w:rPr>
            <w:rFonts w:hint="eastAsia"/>
          </w:rPr>
          <w:delText>で</w:delText>
        </w:r>
        <w:r w:rsidDel="00E10E45">
          <w:delText>ある</w:delText>
        </w:r>
      </w:del>
      <w:r>
        <w:t>．</w:t>
      </w:r>
      <w:del w:id="27" w:author="栗原　一貴" w:date="2026-07-24T09:20:00Z" w16du:dateUtc="2026-07-24T00:20:00Z">
        <w:r w:rsidDel="00E10E45">
          <w:delText>音の高さが既知の基準笛を</w:delText>
        </w:r>
        <w:r w:rsidDel="00E10E45">
          <w:delText>1</w:delText>
        </w:r>
        <w:r w:rsidDel="00E10E45">
          <w:delText>本入れ，他の笛をその基準との比で読むことで，</w:delText>
        </w:r>
      </w:del>
      <w:r>
        <w:t>気温や息の強さによる音のずれを打ち消す</w:t>
      </w:r>
      <w:ins w:id="28" w:author="栗原　一貴" w:date="2026-07-24T09:20:00Z" w16du:dateUtc="2026-07-24T00:20:00Z">
        <w:r w:rsidR="00E10E45">
          <w:rPr>
            <w:rFonts w:hint="eastAsia"/>
          </w:rPr>
          <w:t>機構を</w:t>
        </w:r>
      </w:ins>
      <w:ins w:id="29" w:author="栗原　一貴" w:date="2026-07-24T09:21:00Z" w16du:dateUtc="2026-07-24T00:21:00Z">
        <w:r w:rsidR="00E10E45">
          <w:rPr>
            <w:rFonts w:hint="eastAsia"/>
          </w:rPr>
          <w:t>備える．実験により温度差に対する頑健さ，および</w:t>
        </w:r>
      </w:ins>
      <w:del w:id="30" w:author="栗原　一貴" w:date="2026-07-24T09:21:00Z" w16du:dateUtc="2026-07-24T00:21:00Z">
        <w:r w:rsidDel="00E10E45">
          <w:rPr>
            <w:rFonts w:hint="eastAsia"/>
          </w:rPr>
          <w:delText>．</w:delText>
        </w:r>
      </w:del>
      <w:ins w:id="31" w:author="栗原　一貴" w:date="2026-07-24T09:21:00Z" w16du:dateUtc="2026-07-24T00:21:00Z">
        <w:r w:rsidR="00E10E45">
          <w:t>128bit</w:t>
        </w:r>
        <w:r w:rsidR="00E10E45">
          <w:rPr>
            <w:rFonts w:hint="eastAsia"/>
          </w:rPr>
          <w:t>暗号のエンコードと</w:t>
        </w:r>
      </w:ins>
      <w:ins w:id="32" w:author="栗原　一貴" w:date="2026-07-24T09:22:00Z" w16du:dateUtc="2026-07-24T00:22:00Z">
        <w:r w:rsidR="00E10E45">
          <w:rPr>
            <w:rFonts w:hint="eastAsia"/>
          </w:rPr>
          <w:t>デコードを検証した</w:t>
        </w:r>
      </w:ins>
      <w:del w:id="33" w:author="栗原　一貴" w:date="2026-07-24T09:21:00Z" w16du:dateUtc="2026-07-24T00:21:00Z">
        <w:r w:rsidDel="00E10E45">
          <w:rPr>
            <w:rFonts w:hint="eastAsia"/>
          </w:rPr>
          <w:delText>小</w:delText>
        </w:r>
        <w:r w:rsidDel="00E10E45">
          <w:delText>さな秘密を符号化した笛を実際に印刷し，吹いてスマートフォンだけで復号・照合する通しの実証に成功した．気温を</w:delText>
        </w:r>
        <w:r w:rsidDel="00E10E45">
          <w:delText>25.2 ℃</w:delText>
        </w:r>
        <w:r w:rsidDel="00E10E45">
          <w:delText>から</w:delText>
        </w:r>
        <w:r w:rsidDel="00E10E45">
          <w:delText>41.0 ℃</w:delText>
        </w:r>
        <w:r w:rsidDel="00E10E45">
          <w:delText>まで変えても基準笛との比は半音の幅の内側に収まり，自己補正が働くことを実測で確認した</w:delText>
        </w:r>
      </w:del>
      <w:r>
        <w:t>．</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ビットの情報）を，どのような物理的な形で保管するかが現実の課題になっている．実務では，この秘密を金属板に刻印する製品群が定着しており，火災や水害に強い優れた解である</w:t>
      </w:r>
      <w:r>
        <w:t>[15]</w:t>
      </w:r>
      <w:r>
        <w:t>．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w:t>
      </w:r>
      <w:del w:id="34" w:author="栗原　一貴" w:date="2026-07-24T09:22:00Z" w16du:dateUtc="2026-07-24T00:22:00Z">
        <w:r w:rsidDel="00E10E45">
          <w:delText>さりげなく</w:delText>
        </w:r>
      </w:del>
      <w:r>
        <w:t>埋め込</w:t>
      </w:r>
      <w:ins w:id="35" w:author="栗原　一貴" w:date="2026-07-24T09:22:00Z" w16du:dateUtc="2026-07-24T00:22:00Z">
        <w:r w:rsidR="00E10E45">
          <w:rPr>
            <w:rFonts w:hint="eastAsia"/>
          </w:rPr>
          <w:t>む</w:t>
        </w:r>
      </w:ins>
      <w:ins w:id="36" w:author="栗原　一貴" w:date="2026-07-24T09:23:00Z" w16du:dateUtc="2026-07-24T00:23:00Z">
        <w:r w:rsidR="00E10E45">
          <w:rPr>
            <w:rFonts w:hint="eastAsia"/>
          </w:rPr>
          <w:t>ことを考える</w:t>
        </w:r>
      </w:ins>
      <w:ins w:id="37" w:author="栗原　一貴" w:date="2026-07-24T09:22:00Z" w16du:dateUtc="2026-07-24T00:22:00Z">
        <w:r w:rsidR="00E10E45">
          <w:rPr>
            <w:rFonts w:hint="eastAsia"/>
          </w:rPr>
          <w:t>．</w:t>
        </w:r>
      </w:ins>
      <w:del w:id="38" w:author="栗原　一貴" w:date="2026-07-24T09:22:00Z" w16du:dateUtc="2026-07-24T00:22:00Z">
        <w:r w:rsidDel="00E10E45">
          <w:delText>んで持ち歩けると便利である．</w:delText>
        </w:r>
      </w:del>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ins w:id="39" w:author="栗原　一貴" w:date="2026-07-24T09:23:00Z" w16du:dateUtc="2026-07-24T00:23:00Z">
        <w:r w:rsidR="00E10E45">
          <w:rPr>
            <w:rFonts w:hint="eastAsia"/>
          </w:rPr>
          <w:t>カードやアクセサリ，</w:t>
        </w:r>
      </w:ins>
      <w:del w:id="40" w:author="栗原　一貴" w:date="2026-07-24T09:23:00Z" w16du:dateUtc="2026-07-24T00:23:00Z">
        <w:r w:rsidDel="00E10E45">
          <w:delText>名刺や</w:delText>
        </w:r>
      </w:del>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ins w:id="41" w:author="栗原　一貴" w:date="2026-07-24T09:24:00Z" w16du:dateUtc="2026-07-24T00:24:00Z">
        <w:r w:rsidR="00E10E45" w:rsidDel="00E10E45">
          <w:t xml:space="preserve"> </w:t>
        </w:r>
      </w:ins>
      <w:del w:id="42" w:author="栗原　一貴" w:date="2026-07-24T09:24:00Z" w16du:dateUtc="2026-07-24T00:24:00Z">
        <w:r w:rsidDel="00E10E45">
          <w:delText>災害に備えた物理的なバックアップは，その器が担える用途の一つにすぎない．</w:delText>
        </w:r>
      </w:del>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del w:id="43" w:author="栗原　一貴" w:date="2026-07-24T09:24:00Z" w16du:dateUtc="2026-07-24T00:24:00Z">
        <w:r w:rsidDel="00E10E45">
          <w:delText>ここで，本研究の立場をはっきりさせておく．</w:delText>
        </w:r>
      </w:del>
      <w:r>
        <w:t>本研究は，音や物体そのものに秘密を守る力</w:t>
      </w:r>
      <w:ins w:id="44" w:author="栗原　一貴" w:date="2026-07-24T09:24:00Z" w16du:dateUtc="2026-07-24T00:24:00Z">
        <w:r w:rsidR="00E10E45">
          <w:rPr>
            <w:rFonts w:hint="eastAsia"/>
          </w:rPr>
          <w:t>は付与しない．符号である音の高さは</w:t>
        </w:r>
      </w:ins>
      <w:ins w:id="45" w:author="栗原　一貴" w:date="2026-07-24T09:25:00Z" w16du:dateUtc="2026-07-24T00:25:00Z">
        <w:r w:rsidR="00E10E45">
          <w:rPr>
            <w:rFonts w:hint="eastAsia"/>
          </w:rPr>
          <w:t>マイクによる測定が可能で，また</w:t>
        </w:r>
      </w:ins>
      <w:del w:id="46" w:author="栗原　一貴" w:date="2026-07-24T09:24:00Z" w16du:dateUtc="2026-07-24T00:24:00Z">
        <w:r w:rsidDel="00E10E45">
          <w:delText>があるとは主張しない．</w:delText>
        </w:r>
      </w:del>
      <w:r>
        <w:t>笛の</w:t>
      </w:r>
      <w:r>
        <w:rPr>
          <w:rFonts w:hint="eastAsia"/>
        </w:rPr>
        <w:t>管</w:t>
      </w:r>
      <w:r>
        <w:t>の長さ</w:t>
      </w:r>
      <w:ins w:id="47" w:author="栗原　一貴" w:date="2026-07-24T09:25:00Z" w16du:dateUtc="2026-07-24T00:25:00Z">
        <w:r w:rsidR="00E10E45">
          <w:rPr>
            <w:rFonts w:hint="eastAsia"/>
          </w:rPr>
          <w:t>と音の高さは厳密な対応付けが可能なので，外部からの構造センシング手法により読み取ることは可能であり，複製も容易である．</w:t>
        </w:r>
      </w:ins>
      <w:del w:id="48" w:author="栗原　一貴" w:date="2026-07-24T09:25:00Z" w16du:dateUtc="2026-07-24T00:25:00Z">
        <w:r w:rsidDel="00E10E45">
          <w:delText>は</w:delText>
        </w:r>
      </w:del>
      <w:del w:id="49" w:author="栗原　一貴" w:date="2026-07-24T09:26:00Z" w16du:dateUtc="2026-07-24T00:26:00Z">
        <w:r w:rsidDel="00E10E45">
          <w:delText>測れば分かる静的な形状なので，保管場所を突き止めた攻撃者は，吹かなくても写真やノギス，</w:delText>
        </w:r>
        <w:r w:rsidDel="00E10E45">
          <w:delText>CT</w:delText>
        </w:r>
        <w:r w:rsidDel="00E10E45">
          <w:delText>などで内容を読み取れるし，複製もできる．そこで，秘密そのものを守りたい場合の保護は，秘密分散法と呼ばれる既存の数学的手法に任せる．秘密分散法とは，秘密を複数の断片に分け，たとえば「</w:delText>
        </w:r>
        <w:r w:rsidDel="00E10E45">
          <w:delText>3</w:delText>
        </w:r>
        <w:r w:rsidDel="00E10E45">
          <w:delText>つの断片のうちどれか</w:delText>
        </w:r>
        <w:r w:rsidDel="00E10E45">
          <w:delText>2</w:delText>
        </w:r>
        <w:r w:rsidDel="00E10E45">
          <w:delText>つを集めれば元に戻せるが，</w:delText>
        </w:r>
        <w:r w:rsidDel="00E10E45">
          <w:delText>1</w:delText>
        </w:r>
        <w:r w:rsidDel="00E10E45">
          <w:delText>つだけではまったく手がかりにならない」という性質を数学的に保証する分け方である</w:delText>
        </w:r>
        <w:r w:rsidDel="00E10E45">
          <w:delText>[18]</w:delText>
        </w:r>
        <w:r w:rsidDel="00E10E45">
          <w:delText>．断片を別々の場所に置けば，</w:delText>
        </w:r>
        <w:r w:rsidDel="00E10E45">
          <w:delText>1</w:delText>
        </w:r>
        <w:r w:rsidDel="00E10E45">
          <w:delText>か所が破られても秘密は漏れない．</w:delText>
        </w:r>
        <w:r w:rsidDel="00E10E45">
          <w:delText>CipherFlute</w:delText>
        </w:r>
        <w:r w:rsidDel="00E10E45">
          <w:delText>は，秘密や，その断片を運ぶ「器」に徹する．</w:delText>
        </w:r>
      </w:del>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w:t>
      </w:r>
      <w:ins w:id="50" w:author="栗原　一貴" w:date="2026-07-24T09:26:00Z" w16du:dateUtc="2026-07-24T00:26:00Z">
        <w:r w:rsidR="00E10E45">
          <w:rPr>
            <w:rFonts w:hint="eastAsia"/>
          </w:rPr>
          <w:t>ことができる．</w:t>
        </w:r>
      </w:ins>
      <w:del w:id="51" w:author="栗原　一貴" w:date="2026-07-24T09:27:00Z" w16du:dateUtc="2026-07-24T00:27:00Z">
        <w:r w:rsidDel="00E10E45">
          <w:delText>設計変数である．日常の本命は，</w:delText>
        </w:r>
      </w:del>
      <w:r>
        <w:t>暗証番号や合言葉，贈り物やイベントの合図，体験型のセキュリティ教育といった少ない</w:t>
      </w:r>
      <w:ins w:id="52" w:author="栗原　一貴" w:date="2026-07-24T09:27:00Z" w16du:dateUtc="2026-07-24T00:27:00Z">
        <w:r w:rsidR="00481BB1">
          <w:t>bit</w:t>
        </w:r>
      </w:ins>
      <w:del w:id="53" w:author="栗原　一貴" w:date="2026-07-24T09:27:00Z" w16du:dateUtc="2026-07-24T00:27:00Z">
        <w:r w:rsidDel="00481BB1">
          <w:delText>ビット数</w:delText>
        </w:r>
      </w:del>
      <w:ins w:id="54" w:author="栗原　一貴" w:date="2026-07-24T09:27:00Z" w16du:dateUtc="2026-07-24T00:27:00Z">
        <w:r w:rsidR="00481BB1">
          <w:rPr>
            <w:rFonts w:hint="eastAsia"/>
          </w:rPr>
          <w:t>数で</w:t>
        </w:r>
      </w:ins>
      <w:ins w:id="55" w:author="栗原　一貴" w:date="2026-07-24T09:28:00Z" w16du:dateUtc="2026-07-24T00:28:00Z">
        <w:r w:rsidR="00481BB1">
          <w:rPr>
            <w:rFonts w:hint="eastAsia"/>
          </w:rPr>
          <w:t>足りる</w:t>
        </w:r>
        <w:r w:rsidR="00481BB1">
          <w:rPr>
            <w:rFonts w:hint="eastAsia"/>
          </w:rPr>
          <w:t>カジュアルな利用シーンでは，</w:t>
        </w:r>
      </w:ins>
      <w:del w:id="56" w:author="栗原　一貴" w:date="2026-07-24T09:27:00Z" w16du:dateUtc="2026-07-24T00:27:00Z">
        <w:r w:rsidDel="00481BB1">
          <w:delText>の気軽な用途であり</w:delText>
        </w:r>
      </w:del>
      <w:r>
        <w:t>，笛数本から</w:t>
      </w:r>
      <w:r>
        <w:t>10</w:t>
      </w:r>
      <w:r>
        <w:t>本程度の小さな</w:t>
      </w:r>
      <w:ins w:id="57" w:author="栗原　一貴" w:date="2026-07-24T09:27:00Z" w16du:dateUtc="2026-07-24T00:27:00Z">
        <w:r w:rsidR="00481BB1">
          <w:rPr>
            <w:rFonts w:hint="eastAsia"/>
          </w:rPr>
          <w:t>構成</w:t>
        </w:r>
      </w:ins>
      <w:del w:id="58" w:author="栗原　一貴" w:date="2026-07-24T09:27:00Z" w16du:dateUtc="2026-07-24T00:27:00Z">
        <w:r w:rsidDel="00481BB1">
          <w:delText>物体</w:delText>
        </w:r>
      </w:del>
      <w:r>
        <w:t>で足りる．人が記憶して使うパスワードの実</w:t>
      </w:r>
      <w:r>
        <w:lastRenderedPageBreak/>
        <w:t>効的な情報量も数十ビット程度に留まる．一方で，</w:t>
      </w:r>
      <w:del w:id="59" w:author="栗原　一貴" w:date="2026-07-24T09:29:00Z" w16du:dateUtc="2026-07-24T00:29:00Z">
        <w:r w:rsidDel="00481BB1">
          <w:rPr>
            <w:rFonts w:hint="eastAsia"/>
          </w:rPr>
          <w:delText>上</w:delText>
        </w:r>
        <w:r w:rsidDel="00481BB1">
          <w:delText>限としては</w:delText>
        </w:r>
      </w:del>
      <w:r>
        <w:t>128</w:t>
      </w:r>
      <w:r>
        <w:t>ビットの</w:t>
      </w:r>
      <w:ins w:id="60" w:author="栗原　一貴" w:date="2026-07-24T09:28:00Z" w16du:dateUtc="2026-07-24T00:28:00Z">
        <w:r w:rsidR="00481BB1">
          <w:rPr>
            <w:rFonts w:hint="eastAsia"/>
          </w:rPr>
          <w:t>リカバリーシード</w:t>
        </w:r>
      </w:ins>
      <w:del w:id="61" w:author="栗原　一貴" w:date="2026-07-24T09:28:00Z" w16du:dateUtc="2026-07-24T00:28:00Z">
        <w:r w:rsidDel="00481BB1">
          <w:delText>復元用情報</w:delText>
        </w:r>
      </w:del>
      <w:r>
        <w:t>を</w:t>
      </w:r>
      <w:ins w:id="62" w:author="栗原　一貴" w:date="2026-07-24T09:29:00Z" w16du:dateUtc="2026-07-24T00:29:00Z">
        <w:r w:rsidR="00481BB1">
          <w:rPr>
            <w:rFonts w:hint="eastAsia"/>
          </w:rPr>
          <w:t>保管することも可能であり，</w:t>
        </w:r>
      </w:ins>
      <w:del w:id="63" w:author="栗原　一貴" w:date="2026-07-24T09:28:00Z" w16du:dateUtc="2026-07-24T00:28:00Z">
        <w:r w:rsidDel="00481BB1">
          <w:rPr>
            <w:rFonts w:hint="eastAsia"/>
          </w:rPr>
          <w:delText>丸</w:delText>
        </w:r>
        <w:r w:rsidDel="00481BB1">
          <w:delText>ごと運べることを</w:delText>
        </w:r>
      </w:del>
      <w:del w:id="64" w:author="栗原　一貴" w:date="2026-07-24T09:29:00Z" w16du:dateUtc="2026-07-24T00:29:00Z">
        <w:r w:rsidDel="00481BB1">
          <w:delText>到達目標として示す．必要な強度に応じて笛の本数を増やせばよく，</w:delText>
        </w:r>
        <w:r w:rsidDel="00481BB1">
          <w:delText>128</w:delText>
        </w:r>
        <w:r w:rsidDel="00481BB1">
          <w:delText>ビットでも</w:delText>
        </w:r>
      </w:del>
      <w:r>
        <w:t>約</w:t>
      </w:r>
      <w:r>
        <w:t>40</w:t>
      </w:r>
      <w:r>
        <w:t>本</w:t>
      </w:r>
      <w:ins w:id="65" w:author="栗原　一貴" w:date="2026-07-24T09:29:00Z" w16du:dateUtc="2026-07-24T00:29:00Z">
        <w:r w:rsidR="00481BB1">
          <w:rPr>
            <w:rFonts w:hint="eastAsia"/>
          </w:rPr>
          <w:t>の笛</w:t>
        </w:r>
      </w:ins>
      <w:r>
        <w:t>で</w:t>
      </w:r>
      <w:ins w:id="66" w:author="栗原　一貴" w:date="2026-07-24T09:29:00Z" w16du:dateUtc="2026-07-24T00:29:00Z">
        <w:r w:rsidR="00481BB1">
          <w:rPr>
            <w:rFonts w:hint="eastAsia"/>
          </w:rPr>
          <w:t>エンコーディングできる</w:t>
        </w:r>
      </w:ins>
      <w:del w:id="67" w:author="栗原　一貴" w:date="2026-07-24T09:29:00Z" w16du:dateUtc="2026-07-24T00:29:00Z">
        <w:r w:rsidDel="00481BB1">
          <w:rPr>
            <w:rFonts w:hint="eastAsia"/>
          </w:rPr>
          <w:delText>収</w:delText>
        </w:r>
        <w:r w:rsidDel="00481BB1">
          <w:delText>まる</w:delText>
        </w:r>
      </w:del>
      <w:r>
        <w:t>（</w:t>
      </w:r>
      <w:r>
        <w:t>3</w:t>
      </w:r>
      <w:r>
        <w:t>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w:t>
      </w:r>
      <w:r>
        <w:t>4</w:t>
      </w:r>
      <w:r>
        <w:t>点である．第一に，従来は数ビット程度の識別番号を担わせるものだった「吹くと鳴る</w:t>
      </w:r>
      <w:r>
        <w:t>3D</w:t>
      </w:r>
      <w:r>
        <w:t>プリント物」を，求める強度に応じて</w:t>
      </w:r>
      <w:ins w:id="68" w:author="栗原　一貴" w:date="2026-07-24T09:30:00Z" w16du:dateUtc="2026-07-24T00:30:00Z">
        <w:r w:rsidR="00481BB1">
          <w:rPr>
            <w:rFonts w:hint="eastAsia"/>
          </w:rPr>
          <w:t>保管</w:t>
        </w:r>
      </w:ins>
      <w:del w:id="69" w:author="栗原　一貴" w:date="2026-07-24T09:30:00Z" w16du:dateUtc="2026-07-24T00:30:00Z">
        <w:r w:rsidDel="00481BB1">
          <w:delText>百ビット超まで</w:delText>
        </w:r>
      </w:del>
      <w:ins w:id="70" w:author="栗原　一貴" w:date="2026-07-24T09:30:00Z" w16du:dateUtc="2026-07-24T00:30:00Z">
        <w:r w:rsidR="00481BB1">
          <w:rPr>
            <w:rFonts w:hint="eastAsia"/>
          </w:rPr>
          <w:t>できる</w:t>
        </w:r>
      </w:ins>
      <w:del w:id="71" w:author="栗原　一貴" w:date="2026-07-24T09:30:00Z" w16du:dateUtc="2026-07-24T00:30:00Z">
        <w:r w:rsidDel="00481BB1">
          <w:delText>運べる</w:delText>
        </w:r>
      </w:del>
      <w:r>
        <w:t>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w:t>
      </w:r>
      <w:del w:id="72" w:author="栗原　一貴" w:date="2026-07-24T09:30:00Z" w16du:dateUtc="2026-07-24T00:30:00Z">
        <w:r w:rsidDel="00481BB1">
          <w:delText>誠実な</w:delText>
        </w:r>
      </w:del>
      <w:r>
        <w:t>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w:t>
      </w:r>
      <w:r>
        <w:t>InfraStructs[4]</w:t>
      </w:r>
      <w:r>
        <w:t>は内部の空隙パターンをテラヘルツ波の撮像で読み，</w:t>
      </w:r>
      <w:r>
        <w:t>AirCode[3]</w:t>
      </w:r>
      <w:r>
        <w:t>は表面直下の空気ポケットを特殊な撮影で読む．</w:t>
      </w:r>
      <w:r>
        <w:t>LayerCode[5]</w:t>
      </w:r>
      <w:r>
        <w:t>は</w:t>
      </w:r>
      <w:r>
        <w:t>3D</w:t>
      </w:r>
      <w:r>
        <w:t>プリントの積層をバーコードとして通常のカメラで読み，</w:t>
      </w:r>
      <w:r>
        <w:t>G-ID[6]</w:t>
      </w:r>
      <w:r>
        <w:t>はスライサ設定の副産物の模様で個体を識別する（約</w:t>
      </w:r>
      <w:r>
        <w:t>14</w:t>
      </w:r>
      <w:r>
        <w:t>ビット相当）．</w:t>
      </w:r>
      <w:r>
        <w:t>StructCode[11]</w:t>
      </w:r>
      <w:r>
        <w:t>はレーザーカットの継ぎ目の寸法に，</w:t>
      </w:r>
      <w:r>
        <w:t>Seedmarkers[10]</w:t>
      </w:r>
      <w:r>
        <w:t>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w:t>
      </w:r>
      <w:r>
        <w:t>Acoustic Barcodes[7]</w:t>
      </w:r>
      <w:r>
        <w:t>が表面の刻み目をこすった音から識別番号を復元し，</w:t>
      </w:r>
      <w:r>
        <w:t>Lamello[8]</w:t>
      </w:r>
      <w:r>
        <w:t>はくし歯の長さと固有振動数の対応で入力位置を検出した．</w:t>
      </w:r>
      <w:r>
        <w:t>Acoustruments[9]</w:t>
      </w:r>
      <w:r>
        <w:t>はスマートフォンが発する超音波を</w:t>
      </w:r>
      <w:r>
        <w:t>3D</w:t>
      </w:r>
      <w:r>
        <w:t>プリントの管で変調して操作を認識する．</w:t>
      </w:r>
      <w:r>
        <w:t>Acoustic Voxels[2]</w:t>
      </w:r>
      <w:r>
        <w:t>は内部空洞の音響応答を計算で設計し，置物に音の署名を埋め込めることを示した．そして本研究に機構がもっとも近い</w:t>
      </w:r>
      <w:r>
        <w:t>Blowhole[1]</w:t>
      </w:r>
      <w:r>
        <w:t>は，</w:t>
      </w:r>
      <w:r>
        <w:t>3D</w:t>
      </w:r>
      <w:r>
        <w:t>プリント物の内部空洞に息を吹き込んで生じる共鳴音でタグを識別する．ただし</w:t>
      </w:r>
      <w:r>
        <w:t>Blowhole</w:t>
      </w:r>
      <w:r>
        <w:t>の目的は模型の部位識別であり，多くのビットを運ぶ符号化，狙った音の高さに合わせ込む調律，秘密分散との統合のいずれも扱っていない．本研究はこれらの蓄積の上に立ち，応用を再定義して，運べる量を工学的に広げる（表</w:t>
      </w:r>
      <w:r>
        <w:t>1</w:t>
      </w:r>
      <w:r>
        <w:t>）．</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662"/>
        <w:gridCol w:w="70"/>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gridSpan w:val="2"/>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gridSpan w:val="2"/>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gridSpan w:val="2"/>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gridSpan w:val="2"/>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gridSpan w:val="2"/>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gridSpan w:val="2"/>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gridSpan w:val="2"/>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gridSpan w:val="2"/>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ins w:id="130" w:author="栗原　一貴" w:date="2026-07-24T09:32:00Z" w16du:dateUtc="2026-07-24T00:32:00Z">
        <w:r w:rsidR="00481BB1">
          <w:rPr>
            <w:rFonts w:hint="eastAsia"/>
          </w:rPr>
          <w:t>活用される</w:t>
        </w:r>
      </w:ins>
      <w:del w:id="131" w:author="栗原　一貴" w:date="2026-07-24T09:32:00Z" w16du:dateUtc="2026-07-24T00:32:00Z">
        <w:r w:rsidDel="00481BB1">
          <w:delText>自然に接続する</w:delText>
        </w:r>
      </w:del>
      <w:r>
        <w:t>．物理的な封印がどれほど破られやすいかを体系評価した</w:t>
      </w:r>
      <w:r>
        <w:t>Johnston</w:t>
      </w:r>
      <w:r>
        <w:t>の研究</w:t>
      </w:r>
      <w:r>
        <w:t>[16]</w:t>
      </w:r>
      <w:r>
        <w:t>は，物理層に秘匿を負わせないという本研究の</w:t>
      </w:r>
      <w:ins w:id="132" w:author="栗原　一貴" w:date="2026-07-24T09:32:00Z" w16du:dateUtc="2026-07-24T00:32:00Z">
        <w:r w:rsidR="00481BB1">
          <w:rPr>
            <w:rFonts w:hint="eastAsia"/>
          </w:rPr>
          <w:t>位置づけを補強する</w:t>
        </w:r>
      </w:ins>
      <w:del w:id="133" w:author="栗原　一貴" w:date="2026-07-24T09:32:00Z" w16du:dateUtc="2026-07-24T00:32:00Z">
        <w:r w:rsidDel="00481BB1">
          <w:delText>割り切りを裏付ける</w:delText>
        </w:r>
      </w:del>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w:t>
      </w:r>
      <w:ins w:id="134" w:author="栗原　一貴" w:date="2026-07-24T09:33:00Z" w16du:dateUtc="2026-07-24T00:33:00Z">
        <w:r w:rsidR="00481BB1">
          <w:rPr>
            <w:rFonts w:hint="eastAsia"/>
          </w:rPr>
          <w:t>円筒型</w:t>
        </w:r>
      </w:ins>
      <w:del w:id="135" w:author="栗原　一貴" w:date="2026-07-24T09:33:00Z" w16du:dateUtc="2026-07-24T00:33:00Z">
        <w:r w:rsidDel="00481BB1">
          <w:delText>リコーダーを管</w:delText>
        </w:r>
      </w:del>
      <w:ins w:id="136" w:author="栗原　一貴" w:date="2026-07-24T09:33:00Z" w16du:dateUtc="2026-07-24T00:33:00Z">
        <w:r w:rsidR="00481BB1">
          <w:rPr>
            <w:rFonts w:hint="eastAsia"/>
          </w:rPr>
          <w:t>を</w:t>
        </w:r>
      </w:ins>
      <w:del w:id="137" w:author="栗原　一貴" w:date="2026-07-24T09:33:00Z" w16du:dateUtc="2026-07-24T00:33:00Z">
        <w:r w:rsidDel="00481BB1">
          <w:delText>の</w:delText>
        </w:r>
      </w:del>
      <w:r>
        <w:t>軸方向に半分に割った断面の笛（厚さ</w:t>
      </w:r>
      <w:r>
        <w:t>4 mm</w:t>
      </w:r>
      <w:r>
        <w:t>，幅</w:t>
      </w:r>
      <w:r>
        <w:t>7 mm</w:t>
      </w:r>
      <w:del w:id="138" w:author="栗原　一貴" w:date="2026-07-24T09:33:00Z" w16du:dateUtc="2026-07-24T00:33:00Z">
        <w:r w:rsidDel="00481BB1">
          <w:delText>程度</w:delText>
        </w:r>
      </w:del>
      <w:r>
        <w:t>）を用いる．家庭用の</w:t>
      </w:r>
      <w:r>
        <w:t>3D</w:t>
      </w:r>
      <w:r>
        <w:t>プリンタにサポート材なしで平置きで印刷でき，複数本を密着させて融合できる（図</w:t>
      </w:r>
      <w:r>
        <w:t>2</w:t>
      </w:r>
      <w:r>
        <w:t>）．最終的な応用では，求める暗号強度に応じた本数の笛を採用し，日用品の形に合わせて自由なレイアウトで配置する．</w:t>
      </w:r>
      <w:del w:id="139" w:author="栗原　一貴" w:date="2026-07-24T09:33:00Z" w16du:dateUtc="2026-07-24T00:33:00Z">
        <w:r w:rsidDel="00481BB1">
          <w:delText>一度に並べて印刷するまとまりは製造上の単位にすぎず，応用そのものの単位ではない．</w:delText>
        </w:r>
      </w:del>
      <w:r>
        <w:t>管の長さ</w:t>
      </w:r>
      <w:r>
        <w:t>L [mm]</w:t>
      </w:r>
      <w:r>
        <w:t>と音の高さ（基本周波数</w:t>
      </w:r>
      <w:r>
        <w:t>f [Hz]</w:t>
      </w:r>
      <w:r>
        <w:t>）の関係は，</w:t>
      </w:r>
      <w:r>
        <w:t xml:space="preserve">f = A/(L+e) </w:t>
      </w:r>
      <w:r>
        <w:t>という単純な式でよく近似できる（</w:t>
      </w:r>
      <w:r>
        <w:t>A</w:t>
      </w:r>
      <w:r>
        <w:t>は笛の形状で決まる定数，</w:t>
      </w:r>
      <w:r>
        <w:t>e</w:t>
      </w:r>
      <w:r>
        <w:t>は管の端の効果を吸収する補正の長さである）．</w:t>
      </w:r>
      <w:ins w:id="140" w:author="栗原　一貴" w:date="2026-07-24T09:35:00Z" w16du:dateUtc="2026-07-24T00:35:00Z">
        <w:r w:rsidR="00CC24CD">
          <w:rPr>
            <w:rFonts w:hint="eastAsia"/>
          </w:rPr>
          <w:t>採用した発音体は</w:t>
        </w:r>
      </w:ins>
      <w:del w:id="141" w:author="栗原　一貴" w:date="2026-07-24T09:35:00Z" w16du:dateUtc="2026-07-24T00:35:00Z">
        <w:r w:rsidDel="00CC24CD">
          <w:rPr>
            <w:rFonts w:hint="eastAsia"/>
          </w:rPr>
          <w:delText>厚</w:delText>
        </w:r>
        <w:r w:rsidDel="00CC24CD">
          <w:delText>壁で窓を深くしたヘッドで合わせ込むと</w:delText>
        </w:r>
        <w:r w:rsidDel="00CC24CD">
          <w:delText xml:space="preserve"> </w:delText>
        </w:r>
      </w:del>
      <w:r>
        <w:t>A = 86718</w:t>
      </w:r>
      <w:r>
        <w:t>，</w:t>
      </w:r>
      <w:r>
        <w:t xml:space="preserve">e = −11.81 </w:t>
      </w:r>
      <w:r>
        <w:t>であり</w:t>
      </w:r>
      <w:ins w:id="142" w:author="栗原　一貴" w:date="2026-07-24T09:34:00Z" w16du:dateUtc="2026-07-24T00:34:00Z">
        <w:r w:rsidR="00481BB1">
          <w:rPr>
            <w:rFonts w:hint="eastAsia"/>
          </w:rPr>
          <w:t>，</w:t>
        </w:r>
      </w:ins>
      <w:ins w:id="143" w:author="栗原　一貴" w:date="2026-07-24T09:36:00Z" w16du:dateUtc="2026-07-24T00:36:00Z">
        <w:r w:rsidR="00CC24CD">
          <w:rPr>
            <w:rFonts w:hint="eastAsia"/>
          </w:rPr>
          <w:t>使用</w:t>
        </w:r>
      </w:ins>
      <w:ins w:id="144" w:author="栗原　一貴" w:date="2026-07-24T09:34:00Z" w16du:dateUtc="2026-07-24T00:34:00Z">
        <w:r w:rsidR="00481BB1">
          <w:rPr>
            <w:rFonts w:hint="eastAsia"/>
          </w:rPr>
          <w:t>する音階の笛</w:t>
        </w:r>
      </w:ins>
      <w:del w:id="145" w:author="栗原　一貴" w:date="2026-07-24T09:34:00Z" w16du:dateUtc="2026-07-24T00:34:00Z">
        <w:r w:rsidDel="00481BB1">
          <w:delText>，較正用の</w:delText>
        </w:r>
      </w:del>
      <w:r>
        <w:t>13</w:t>
      </w:r>
      <w:r>
        <w:t>本すべてが狙いから</w:t>
      </w:r>
      <w:r>
        <w:t>±6</w:t>
      </w:r>
      <w:r>
        <w:t>セント以内で鳴った（詳細は</w:t>
      </w:r>
      <w:r>
        <w:t>5</w:t>
      </w:r>
      <w:r>
        <w:t>章）．</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ins w:id="146" w:author="栗原　一貴" w:date="2026-07-24T09:34:00Z" w16du:dateUtc="2026-07-24T00:34:00Z">
        <w:r w:rsidR="00481BB1" w:rsidDel="00481BB1">
          <w:t xml:space="preserve"> </w:t>
        </w:r>
      </w:ins>
      <w:del w:id="147" w:author="栗原　一貴" w:date="2026-07-24T09:34:00Z" w16du:dateUtc="2026-07-24T00:34:00Z">
        <w:r w:rsidDel="00481BB1">
          <w:delText>並べて印刷するまとまりは製造上の単位にすぎない</w:delText>
        </w:r>
      </w:del>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w:t>
      </w:r>
      <w:r>
        <w:t>1</w:t>
      </w:r>
      <w:r>
        <w:t>本が</w:t>
      </w:r>
      <w:r>
        <w:t>1</w:t>
      </w:r>
      <w:r>
        <w:t>つの数字を表す．厚壁ヘッドで安定して鳴る音域は，下が</w:t>
      </w:r>
      <w:r>
        <w:t>F#6</w:t>
      </w:r>
      <w:r>
        <w:t>（約</w:t>
      </w:r>
      <w:r>
        <w:t>1480 Hz</w:t>
      </w:r>
      <w:r>
        <w:t>），上が</w:t>
      </w:r>
      <w:r>
        <w:t>F#7</w:t>
      </w:r>
      <w:r>
        <w:t>（約</w:t>
      </w:r>
      <w:r>
        <w:t>2960 Hz</w:t>
      </w:r>
      <w:r>
        <w:t>）までである．この音域を半音（</w:t>
      </w:r>
      <w:r>
        <w:t>100</w:t>
      </w:r>
      <w:r>
        <w:t>セント）刻みで割ると，スロットは</w:t>
      </w:r>
      <w:r>
        <w:t>13</w:t>
      </w:r>
      <w:r>
        <w:t>個になる．較正用の</w:t>
      </w:r>
      <w:r>
        <w:t>13</w:t>
      </w:r>
      <w:r>
        <w:t>本を室温で測ると全部が発音し，隣り合う音の間隔は平均でちょうど</w:t>
      </w:r>
      <w:r>
        <w:t>100</w:t>
      </w:r>
      <w:r>
        <w:t>セントであった．笛</w:t>
      </w:r>
      <w:r>
        <w:t>1</w:t>
      </w:r>
      <w:r>
        <w:t>本が</w:t>
      </w:r>
      <w:r>
        <w:t>13</w:t>
      </w:r>
      <w:r>
        <w:t>通りの</w:t>
      </w:r>
      <w:ins w:id="148" w:author="栗原　一貴" w:date="2026-07-24T09:43:00Z" w16du:dateUtc="2026-07-24T00:43:00Z">
        <w:r w:rsidR="00127C42">
          <w:t>13</w:t>
        </w:r>
        <w:r w:rsidR="00127C42">
          <w:rPr>
            <w:rFonts w:hint="eastAsia"/>
          </w:rPr>
          <w:t>進数の</w:t>
        </w:r>
      </w:ins>
      <w:r>
        <w:t>数字を表すので，</w:t>
      </w:r>
      <w:r>
        <w:t>1</w:t>
      </w:r>
      <w:r>
        <w:t>本あたり約</w:t>
      </w:r>
      <w:r>
        <w:t>3.7</w:t>
      </w:r>
      <w:r>
        <w:t>ビットを運ぶ．スロット数の</w:t>
      </w:r>
      <w:r>
        <w:t>13</w:t>
      </w:r>
      <w:r>
        <w:t>は素数であり，後述の誤り訂正の計算の土台とちょうど</w:t>
      </w:r>
      <w:r>
        <w:t>1</w:t>
      </w:r>
      <w:r>
        <w:t>対</w:t>
      </w:r>
      <w:r>
        <w:t>1</w:t>
      </w:r>
      <w:r>
        <w:t>で対応する（</w:t>
      </w:r>
      <w:r>
        <w:t>3.4</w:t>
      </w:r>
      <w:r>
        <w:t>節）．</w:t>
      </w:r>
    </w:p>
    <w:p w14:paraId="575F6AFB" w14:textId="52E8E05B" w:rsidR="00DE4EE4" w:rsidRDefault="00000000">
      <w:pPr>
        <w:pStyle w:val="ad"/>
        <w:spacing w:line="260" w:lineRule="exact"/>
        <w:ind w:firstLine="180"/>
        <w:rPr>
          <w:rFonts w:hint="eastAsia"/>
        </w:rPr>
      </w:pPr>
      <w:r>
        <w:t>スロットを半音刻みにしたのは</w:t>
      </w:r>
      <w:del w:id="149" w:author="栗原　一貴" w:date="2026-07-24T09:41:00Z" w16du:dateUtc="2026-07-24T00:41:00Z">
        <w:r w:rsidDel="00127C42">
          <w:delText>音楽的な理由ではなく，</w:delText>
        </w:r>
      </w:del>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ins w:id="150" w:author="栗原　一貴" w:date="2026-07-24T09:46:00Z" w16du:dateUtc="2026-07-24T00:46:00Z">
        <w:r w:rsidR="00127C42">
          <w:rPr>
            <w:rFonts w:hint="eastAsia"/>
          </w:rPr>
          <w:t>より誤差の小さい笛を設計・製造できれば，</w:t>
        </w:r>
      </w:ins>
      <w:del w:id="151" w:author="栗原　一貴" w:date="2026-07-24T09:46:00Z" w16du:dateUtc="2026-07-24T00:46:00Z">
        <w:r w:rsidDel="00127C42">
          <w:delText>残る誤差が実</w:delText>
        </w:r>
      </w:del>
      <w:del w:id="152" w:author="栗原　一貴" w:date="2026-07-24T09:45:00Z" w16du:dateUtc="2026-07-24T00:45:00Z">
        <w:r w:rsidDel="00127C42">
          <w:delText>測で</w:delText>
        </w:r>
      </w:del>
      <w:del w:id="153" w:author="栗原　一貴" w:date="2026-07-24T09:46:00Z" w16du:dateUtc="2026-07-24T00:46:00Z">
        <w:r w:rsidDel="00127C42">
          <w:delText>小さいと確認できれば，</w:delText>
        </w:r>
      </w:del>
      <w:r>
        <w:t>刻みを</w:t>
      </w:r>
      <w:r>
        <w:t>50</w:t>
      </w:r>
      <w:r>
        <w:t>セントなどへ細かくしてスロット数を倍近くに増やせる．刻み幅は設計上の可変パラメータであ</w:t>
      </w:r>
      <w:ins w:id="154" w:author="栗原　一貴" w:date="2026-07-24T09:46:00Z" w16du:dateUtc="2026-07-24T00:46:00Z">
        <w:r w:rsidR="00127C42">
          <w:rPr>
            <w:rFonts w:hint="eastAsia"/>
          </w:rPr>
          <w:t>るが</w:t>
        </w:r>
      </w:ins>
      <w:del w:id="155" w:author="栗原　一貴" w:date="2026-07-24T09:46:00Z" w16du:dateUtc="2026-07-24T00:46:00Z">
        <w:r w:rsidDel="00127C42">
          <w:delText>り</w:delText>
        </w:r>
      </w:del>
      <w:r>
        <w:t>，</w:t>
      </w:r>
      <w:ins w:id="156" w:author="栗原　一貴" w:date="2026-07-24T09:44:00Z" w16du:dateUtc="2026-07-24T00:44:00Z">
        <w:r w:rsidR="00127C42">
          <w:rPr>
            <w:rFonts w:hint="eastAsia"/>
          </w:rPr>
          <w:t>音楽的な「</w:t>
        </w:r>
      </w:ins>
      <w:r>
        <w:rPr>
          <w:rFonts w:hint="eastAsia"/>
        </w:rPr>
        <w:t>半</w:t>
      </w:r>
      <w:r>
        <w:t>音</w:t>
      </w:r>
      <w:ins w:id="157" w:author="栗原　一貴" w:date="2026-07-24T09:44:00Z" w16du:dateUtc="2026-07-24T00:44:00Z">
        <w:r w:rsidR="00127C42">
          <w:rPr>
            <w:rFonts w:hint="eastAsia"/>
          </w:rPr>
          <w:t>」</w:t>
        </w:r>
      </w:ins>
      <w:r>
        <w:t>に</w:t>
      </w:r>
      <w:ins w:id="158" w:author="栗原　一貴" w:date="2026-07-24T09:44:00Z" w16du:dateUtc="2026-07-24T00:44:00Z">
        <w:r w:rsidR="00127C42">
          <w:rPr>
            <w:rFonts w:hint="eastAsia"/>
          </w:rPr>
          <w:t>なっていることで</w:t>
        </w:r>
      </w:ins>
      <w:ins w:id="159" w:author="栗原　一貴" w:date="2026-07-24T09:45:00Z" w16du:dateUtc="2026-07-24T00:45:00Z">
        <w:r w:rsidR="00127C42">
          <w:rPr>
            <w:rFonts w:hint="eastAsia"/>
          </w:rPr>
          <w:t>，</w:t>
        </w:r>
      </w:ins>
      <w:del w:id="160" w:author="栗原　一貴" w:date="2026-07-24T09:44:00Z" w16du:dateUtc="2026-07-24T00:44:00Z">
        <w:r w:rsidDel="00127C42">
          <w:delText>固有の意味はない．</w:delText>
        </w:r>
      </w:del>
      <w:ins w:id="161" w:author="栗原　一貴" w:date="2026-07-24T09:42:00Z" w16du:dateUtc="2026-07-24T00:42:00Z">
        <w:r w:rsidR="00127C42">
          <w:rPr>
            <w:rFonts w:hint="eastAsia"/>
          </w:rPr>
          <w:t>暗号を再生するときに</w:t>
        </w:r>
      </w:ins>
      <w:ins w:id="162" w:author="栗原　一貴" w:date="2026-07-24T09:41:00Z" w16du:dateUtc="2026-07-24T00:41:00Z">
        <w:r w:rsidR="00127C42">
          <w:rPr>
            <w:rFonts w:hint="eastAsia"/>
          </w:rPr>
          <w:t>音</w:t>
        </w:r>
        <w:r w:rsidR="00127C42">
          <w:t>楽的</w:t>
        </w:r>
      </w:ins>
      <w:ins w:id="163" w:author="栗原　一貴" w:date="2026-07-24T09:42:00Z" w16du:dateUtc="2026-07-24T00:42:00Z">
        <w:r w:rsidR="00127C42">
          <w:rPr>
            <w:rFonts w:hint="eastAsia"/>
          </w:rPr>
          <w:t>な意味</w:t>
        </w:r>
      </w:ins>
      <w:ins w:id="164" w:author="栗原　一貴" w:date="2026-07-24T09:45:00Z" w16du:dateUtc="2026-07-24T00:45:00Z">
        <w:r w:rsidR="00127C42">
          <w:rPr>
            <w:rFonts w:hint="eastAsia"/>
          </w:rPr>
          <w:t>が</w:t>
        </w:r>
      </w:ins>
      <w:ins w:id="165" w:author="栗原　一貴" w:date="2026-07-24T09:44:00Z" w16du:dateUtc="2026-07-24T00:44:00Z">
        <w:r w:rsidR="00127C42">
          <w:rPr>
            <w:rFonts w:hint="eastAsia"/>
          </w:rPr>
          <w:t>付与</w:t>
        </w:r>
      </w:ins>
      <w:ins w:id="166" w:author="栗原　一貴" w:date="2026-07-24T09:45:00Z" w16du:dateUtc="2026-07-24T00:45:00Z">
        <w:r w:rsidR="00127C42">
          <w:rPr>
            <w:rFonts w:hint="eastAsia"/>
          </w:rPr>
          <w:t>され，</w:t>
        </w:r>
      </w:ins>
      <w:ins w:id="167" w:author="栗原　一貴" w:date="2026-07-24T09:42:00Z" w16du:dateUtc="2026-07-24T00:42:00Z">
        <w:r w:rsidR="00127C42">
          <w:rPr>
            <w:rFonts w:hint="eastAsia"/>
          </w:rPr>
          <w:t>エンタテインメント価値</w:t>
        </w:r>
      </w:ins>
      <w:ins w:id="168" w:author="栗原　一貴" w:date="2026-07-24T09:44:00Z" w16du:dateUtc="2026-07-24T00:44:00Z">
        <w:r w:rsidR="00127C42">
          <w:rPr>
            <w:rFonts w:hint="eastAsia"/>
          </w:rPr>
          <w:t>を付与できる</w:t>
        </w:r>
      </w:ins>
      <w:ins w:id="169" w:author="栗原　一貴" w:date="2026-07-24T09:47:00Z" w16du:dateUtc="2026-07-24T00:47:00Z">
        <w:r w:rsidR="00127C42">
          <w:rPr>
            <w:rFonts w:hint="eastAsia"/>
          </w:rPr>
          <w:t>．一方で</w:t>
        </w:r>
      </w:ins>
      <w:ins w:id="170" w:author="栗原　一貴" w:date="2026-07-24T09:42:00Z" w16du:dateUtc="2026-07-24T00:42:00Z">
        <w:r w:rsidR="00127C42">
          <w:rPr>
            <w:rFonts w:hint="eastAsia"/>
          </w:rPr>
          <w:t>それが音感に優れた人により認識・記憶されやすいという</w:t>
        </w:r>
      </w:ins>
      <w:ins w:id="171" w:author="栗原　一貴" w:date="2026-07-24T09:45:00Z" w16du:dateUtc="2026-07-24T00:45:00Z">
        <w:r w:rsidR="00127C42">
          <w:rPr>
            <w:rFonts w:hint="eastAsia"/>
          </w:rPr>
          <w:t>欠点にもなる</w:t>
        </w:r>
      </w:ins>
      <w:ins w:id="172" w:author="栗原　一貴" w:date="2026-07-24T09:47:00Z" w16du:dateUtc="2026-07-24T00:47:00Z">
        <w:r w:rsidR="00127C42">
          <w:rPr>
            <w:rFonts w:hint="eastAsia"/>
          </w:rPr>
          <w:t>ため，</w:t>
        </w:r>
        <w:r w:rsidR="00A559D1">
          <w:rPr>
            <w:rFonts w:hint="eastAsia"/>
          </w:rPr>
          <w:t>用途の厳密性に応じたパラメータ設定を行うべきである．</w:t>
        </w:r>
      </w:ins>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ins w:id="173" w:author="栗原　一貴" w:date="2026-07-24T09:48:00Z" w16du:dateUtc="2026-07-24T00:48:00Z">
        <w:r w:rsidR="00A559D1">
          <w:rPr>
            <w:rFonts w:hint="eastAsia"/>
          </w:rPr>
          <w:t>格納するデータ列の笛に対して</w:t>
        </w:r>
      </w:ins>
      <w:del w:id="174" w:author="栗原　一貴" w:date="2026-07-24T09:48:00Z" w16du:dateUtc="2026-07-24T00:48:00Z">
        <w:r w:rsidDel="00A559D1">
          <w:delText>同時に扱う笛のまとまりごとに</w:delText>
        </w:r>
      </w:del>
      <w:r>
        <w:t>音の高さが既知の基準笛を</w:t>
      </w:r>
      <w:r>
        <w:t>1</w:t>
      </w:r>
      <w:r>
        <w:t>本含め，他の笛の値を基準笛との比で読む</w:t>
      </w:r>
      <w:ins w:id="175" w:author="栗原　一貴" w:date="2026-07-24T09:49:00Z" w16du:dateUtc="2026-07-24T00:49:00Z">
        <w:r w:rsidR="00A559D1">
          <w:rPr>
            <w:rFonts w:hint="eastAsia"/>
          </w:rPr>
          <w:t>こととした</w:t>
        </w:r>
      </w:ins>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del w:id="176" w:author="栗原　一貴" w:date="2026-07-24T09:49:00Z" w16du:dateUtc="2026-07-24T00:49:00Z">
        <w:r w:rsidDel="00A559D1">
          <w:delText>のまとまり</w:delText>
        </w:r>
      </w:del>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r>
        <w:t>読み間違いは，誤差の構造上，隣のスロットへ</w:t>
      </w:r>
      <w:r>
        <w:t>1</w:t>
      </w:r>
      <w:proofErr w:type="gramStart"/>
      <w:r>
        <w:t>つず</w:t>
      </w:r>
      <w:r>
        <w:t>れ</w:t>
      </w:r>
      <w:proofErr w:type="gramEnd"/>
      <w:r>
        <w:t>る形が支配的になると想定される（</w:t>
      </w:r>
      <w:r>
        <w:t>7</w:t>
      </w:r>
      <w:r>
        <w:t>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w:t>
      </w:r>
      <w:r>
        <w:t>Reed–Solomon</w:t>
      </w:r>
      <w:r>
        <w:t>符号を用いる）．スロット数の</w:t>
      </w:r>
      <w:r>
        <w:t>13</w:t>
      </w:r>
      <w:r>
        <w:t>は素数なので，</w:t>
      </w:r>
      <w:r>
        <w:t>13</w:t>
      </w:r>
      <w:r>
        <w:t>通りの値の足し算と掛け算からなるこの符号の計算の土台をそのまま組むことができ，笛</w:t>
      </w:r>
      <w:r>
        <w:t>1</w:t>
      </w:r>
      <w:r>
        <w:t>本がそのまま計算上の</w:t>
      </w:r>
      <w:r>
        <w:t>1</w:t>
      </w:r>
      <w:r>
        <w:t>記号に対応する．検査用の笛の本数は求める確実さに応じて調整できる設計変数であり，</w:t>
      </w:r>
      <w:r>
        <w:t>0</w:t>
      </w:r>
      <w:r>
        <w:t>本（誤り訂正なし）から必要なだけ増やせる．また，秘密の長さは笛の本数そのものから一意に決まるため，長さを伝えるための追加の笛は必要ない．運べる情報量は採用する笛の本数で決まる．笛</w:t>
      </w:r>
      <w:r>
        <w:t>1</w:t>
      </w:r>
      <w:r>
        <w:t>本あたり約</w:t>
      </w:r>
      <w:r>
        <w:t>3.7</w:t>
      </w:r>
      <w:r>
        <w:t>ビットなので，暗証番号のような数十ビットの秘密なら数本から</w:t>
      </w:r>
      <w:r>
        <w:t>10</w:t>
      </w:r>
      <w:r>
        <w:t>本程度で足り，</w:t>
      </w:r>
      <w:r>
        <w:t>128</w:t>
      </w:r>
      <w:r>
        <w:t>ビットの復元用情報でも基準笛と誤り訂正を含めて約</w:t>
      </w:r>
      <w:r>
        <w:t>40</w:t>
      </w:r>
      <w:r>
        <w:t>本で運べる（表</w:t>
      </w:r>
      <w:r>
        <w:t>2</w:t>
      </w:r>
      <w:r>
        <w:t>）．</w:t>
      </w:r>
    </w:p>
    <w:p w14:paraId="27915F39" w14:textId="77777777" w:rsidR="00DE4EE4" w:rsidRDefault="00000000">
      <w:pPr>
        <w:pStyle w:val="af6"/>
        <w:ind w:firstLine="160"/>
      </w:pPr>
      <w:r>
        <w:t>表</w:t>
      </w:r>
      <w:r>
        <w:t>2</w:t>
      </w:r>
      <w:r>
        <w:t xml:space="preserve">　求める強度と必要な笛の本数の対応（笛</w:t>
      </w:r>
      <w:r>
        <w:t>1</w:t>
      </w:r>
      <w:r>
        <w:t>本あたり約</w:t>
      </w:r>
      <w:r>
        <w:t>3.7</w:t>
      </w:r>
      <w:r>
        <w:t>ビット）</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w:t>
            </w:r>
            <w:r>
              <w:rPr>
                <w:sz w:val="15"/>
              </w:rPr>
              <w:t>13</w:t>
            </w:r>
            <w:r>
              <w:rPr>
                <w:sz w:val="15"/>
              </w:rPr>
              <w:t>ビット</w:t>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数十ビット</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w:t>
            </w:r>
            <w:r>
              <w:rPr>
                <w:sz w:val="15"/>
              </w:rPr>
              <w:t>ビットの復元用情報</w:t>
            </w:r>
          </w:p>
        </w:tc>
        <w:tc>
          <w:tcPr>
            <w:tcW w:w="1368" w:type="dxa"/>
          </w:tcPr>
          <w:p w14:paraId="0814D36C" w14:textId="77777777" w:rsidR="00DE4EE4" w:rsidRDefault="00000000">
            <w:pPr>
              <w:ind w:firstLine="150"/>
            </w:pPr>
            <w:r>
              <w:rPr>
                <w:sz w:val="15"/>
              </w:rPr>
              <w:t>128</w:t>
            </w:r>
            <w:r>
              <w:rPr>
                <w:sz w:val="15"/>
              </w:rPr>
              <w:t>ビット</w:t>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ins w:id="177" w:author="栗原　一貴" w:date="2026-07-24T10:12:00Z" w16du:dateUtc="2026-07-24T01:12:00Z"/>
        </w:rPr>
      </w:pPr>
      <w:r>
        <w:t>秘密そのものを守りたい場合，その保護は秘密分散の数学的性質に任せる．秘密分散は必ず使うものではなく，秘密を複数の物体に分けて分散保管したいときに選べる方法の一つである．たとえば</w:t>
      </w:r>
      <w:r>
        <w:t>128</w:t>
      </w:r>
      <w:r>
        <w:t>ビットの復元用情報を，業界標準の</w:t>
      </w:r>
      <w:r>
        <w:t>SLIP-39[12]</w:t>
      </w:r>
      <w:r>
        <w:t>に準じて「</w:t>
      </w:r>
      <w:r>
        <w:t>3</w:t>
      </w:r>
      <w:r>
        <w:t>つの断片のうち</w:t>
      </w:r>
      <w:r>
        <w:t>2</w:t>
      </w:r>
      <w:r>
        <w:t>つで復元できる」形に分け，各断片を別々の日用品に符号化して離れた場所に置けば，</w:t>
      </w:r>
      <w:r>
        <w:t>1</w:t>
      </w:r>
      <w:r>
        <w:t>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w:t>
      </w:r>
      <w:ins w:id="178" w:author="栗原　一貴" w:date="2026-07-24T10:13:00Z" w16du:dateUtc="2026-07-24T01:13:00Z">
        <w:r w:rsidR="003215E6" w:rsidDel="003215E6">
          <w:t xml:space="preserve"> </w:t>
        </w:r>
      </w:ins>
      <w:del w:id="179" w:author="栗原　一貴" w:date="2026-07-24T10:13:00Z" w16du:dateUtc="2026-07-24T01:13:00Z">
        <w:r w:rsidDel="003215E6">
          <w:delText>読み出しは，マイク入力の周波数分析からなる</w:delText>
        </w:r>
        <w:r w:rsidDel="003215E6">
          <w:delText>Web</w:delText>
        </w:r>
        <w:r w:rsidDel="003215E6">
          <w:delText>アプリで行い，ネットワークがなくても動作する．</w:delText>
        </w:r>
      </w:del>
    </w:p>
    <w:p w14:paraId="4F3A88BC" w14:textId="0DFC04D4" w:rsidR="003215E6" w:rsidRDefault="003215E6" w:rsidP="003215E6">
      <w:pPr>
        <w:pStyle w:val="2"/>
        <w:spacing w:before="120" w:after="60"/>
        <w:ind w:left="392" w:hanging="392"/>
        <w:rPr>
          <w:ins w:id="180" w:author="栗原　一貴" w:date="2026-07-24T10:12:00Z" w16du:dateUtc="2026-07-24T01:12:00Z"/>
        </w:rPr>
      </w:pPr>
      <w:ins w:id="181" w:author="栗原　一貴" w:date="2026-07-24T10:12:00Z" w16du:dateUtc="2026-07-24T01:12:00Z">
        <w:r>
          <w:t>正しさの確かめ方</w:t>
        </w:r>
        <w:r>
          <w:rPr>
            <w:rFonts w:hint="eastAsia"/>
          </w:rPr>
          <w:t>（デコーダー）</w:t>
        </w:r>
      </w:ins>
    </w:p>
    <w:p w14:paraId="3B3DB774" w14:textId="0DFD60D5" w:rsidR="003215E6" w:rsidRPr="003215E6" w:rsidRDefault="003215E6">
      <w:pPr>
        <w:pStyle w:val="ad"/>
        <w:spacing w:line="260" w:lineRule="exact"/>
        <w:ind w:firstLine="180"/>
        <w:rPr>
          <w:rFonts w:hint="eastAsia"/>
        </w:rPr>
      </w:pPr>
      <w:ins w:id="182" w:author="栗原　一貴" w:date="2026-07-24T10:13:00Z" w16du:dateUtc="2026-07-24T01:13:00Z">
        <w:r>
          <w:rPr>
            <w:rFonts w:hint="eastAsia"/>
          </w:rPr>
          <w:t>暗号の</w:t>
        </w:r>
      </w:ins>
      <w:ins w:id="183" w:author="栗原　一貴" w:date="2026-07-24T10:12:00Z" w16du:dateUtc="2026-07-24T01:12:00Z">
        <w:r>
          <w:rPr>
            <w:rFonts w:hint="eastAsia"/>
          </w:rPr>
          <w:t>デコード</w:t>
        </w:r>
        <w:r>
          <w:t>は，マイク入力の周波数分析からなる</w:t>
        </w:r>
        <w:r>
          <w:t>Web</w:t>
        </w:r>
        <w:r>
          <w:t>アプリで行い，ネットワークがなくても動作する．</w:t>
        </w:r>
      </w:ins>
      <w:ins w:id="184" w:author="栗原　一貴" w:date="2026-07-24T10:13:00Z" w16du:dateUtc="2026-07-24T01:13:00Z">
        <w:r>
          <w:rPr>
            <w:rFonts w:hint="eastAsia"/>
          </w:rPr>
          <w:t>図</w:t>
        </w:r>
        <w:r>
          <w:rPr>
            <w:rFonts w:hint="eastAsia"/>
          </w:rPr>
          <w:t>X</w:t>
        </w:r>
        <w:r>
          <w:rPr>
            <w:rFonts w:hint="eastAsia"/>
          </w:rPr>
          <w:t>がその利用の様子である．</w:t>
        </w:r>
      </w:ins>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w:t>
      </w:r>
      <w:r>
        <w:t>3</w:t>
      </w:r>
      <w:r>
        <w:t>つのプロファイルに整理できる（表</w:t>
      </w:r>
      <w:r>
        <w:t>3</w:t>
      </w:r>
      <w:r>
        <w:t>）．</w:t>
      </w:r>
      <w:ins w:id="185" w:author="栗原　一貴" w:date="2026-07-24T10:39:00Z" w16du:dateUtc="2026-07-24T01:39:00Z">
        <w:r w:rsidR="009A4527">
          <w:rPr>
            <w:rFonts w:hint="eastAsia"/>
          </w:rPr>
          <w:t>「</w:t>
        </w:r>
      </w:ins>
      <w:r>
        <w:t>カジュアル</w:t>
      </w:r>
      <w:ins w:id="186" w:author="栗原　一貴" w:date="2026-07-24T10:39:00Z" w16du:dateUtc="2026-07-24T01:39:00Z">
        <w:r w:rsidR="009A4527">
          <w:rPr>
            <w:rFonts w:hint="eastAsia"/>
          </w:rPr>
          <w:t>」</w:t>
        </w:r>
      </w:ins>
      <w:r>
        <w:t>では，暗証番号や合言葉のような記号の列をそのまま笛に対応させる．誤り訂正は付けず，読み損ねたら吹き直せばよい．暗証番号</w:t>
      </w:r>
      <w:r>
        <w:t>4</w:t>
      </w:r>
      <w:r>
        <w:t>記号なら基準笛込みで</w:t>
      </w:r>
      <w:r>
        <w:t>5</w:t>
      </w:r>
      <w:r>
        <w:t>本の小さな物体に収まる．</w:t>
      </w:r>
      <w:ins w:id="187" w:author="栗原　一貴" w:date="2026-07-24T10:39:00Z" w16du:dateUtc="2026-07-24T01:39:00Z">
        <w:r w:rsidR="009A4527">
          <w:rPr>
            <w:rFonts w:hint="eastAsia"/>
          </w:rPr>
          <w:t>「</w:t>
        </w:r>
      </w:ins>
      <w:r>
        <w:t>標準</w:t>
      </w:r>
      <w:ins w:id="188" w:author="栗原　一貴" w:date="2026-07-24T10:39:00Z" w16du:dateUtc="2026-07-24T01:39:00Z">
        <w:r w:rsidR="009A4527">
          <w:rPr>
            <w:rFonts w:hint="eastAsia"/>
          </w:rPr>
          <w:t>」</w:t>
        </w:r>
      </w:ins>
      <w:r>
        <w:t>では，秘密をバイト列として符号化し，検査用の笛を</w:t>
      </w:r>
      <w:r>
        <w:t>2</w:t>
      </w:r>
      <w:r>
        <w:t>本添えて数バイト程度の秘密を運ぶ．</w:t>
      </w:r>
      <w:ins w:id="189" w:author="栗原　一貴" w:date="2026-07-24T10:39:00Z" w16du:dateUtc="2026-07-24T01:39:00Z">
        <w:r w:rsidR="009A4527">
          <w:rPr>
            <w:rFonts w:hint="eastAsia"/>
          </w:rPr>
          <w:t>「</w:t>
        </w:r>
      </w:ins>
      <w:r>
        <w:t>保管</w:t>
      </w:r>
      <w:ins w:id="190" w:author="栗原　一貴" w:date="2026-07-24T10:39:00Z" w16du:dateUtc="2026-07-24T01:39:00Z">
        <w:r w:rsidR="009A4527">
          <w:rPr>
            <w:rFonts w:hint="eastAsia"/>
          </w:rPr>
          <w:t>」</w:t>
        </w:r>
      </w:ins>
      <w:r>
        <w:t>では，</w:t>
      </w:r>
      <w:r>
        <w:t>128</w:t>
      </w:r>
      <w:r>
        <w:t>ビット級の秘密を対象に検査用の笛を</w:t>
      </w:r>
      <w:r>
        <w:t>4</w:t>
      </w:r>
      <w:r>
        <w:lastRenderedPageBreak/>
        <w:t>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w:t>
            </w:r>
            <w:r>
              <w:rPr>
                <w:sz w:val="15"/>
              </w:rPr>
              <w:t>ビット級＝約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ins w:id="191" w:author="栗原　一貴" w:date="2026-07-24T09:57:00Z" w16du:dateUtc="2026-07-24T00:57:00Z">
        <w:r>
          <w:rPr>
            <w:rFonts w:hint="eastAsia"/>
          </w:rPr>
          <w:t>笛の</w:t>
        </w:r>
      </w:ins>
      <w:r w:rsidR="00000000">
        <w:t>素材</w:t>
      </w:r>
      <w:ins w:id="192" w:author="栗原　一貴" w:date="2026-07-24T09:57:00Z" w16du:dateUtc="2026-07-24T00:57:00Z">
        <w:r w:rsidR="00587D1C">
          <w:rPr>
            <w:rFonts w:hint="eastAsia"/>
          </w:rPr>
          <w:t>について</w:t>
        </w:r>
      </w:ins>
      <w:del w:id="193" w:author="栗原　一貴" w:date="2026-07-24T09:57:00Z" w16du:dateUtc="2026-07-24T00:57:00Z">
        <w:r w:rsidR="00000000" w:rsidDel="00587D1C">
          <w:delText>は</w:delText>
        </w:r>
      </w:del>
      <w:r w:rsidR="00000000">
        <w:t>，</w:t>
      </w:r>
      <w:del w:id="194" w:author="栗原　一貴" w:date="2026-07-24T09:57:00Z" w16du:dateUtc="2026-07-24T00:57:00Z">
        <w:r w:rsidR="00000000" w:rsidDel="00587D1C">
          <w:delText>まず</w:delText>
        </w:r>
      </w:del>
      <w:r w:rsidR="00000000">
        <w:t>食品接触に適合していて扱いが容易な</w:t>
      </w:r>
      <w:r w:rsidR="00000000">
        <w:t>Bambu Lab PLA Pure</w:t>
      </w:r>
      <w:r w:rsidR="00000000">
        <w:t>でプロトタイピング</w:t>
      </w:r>
      <w:ins w:id="195" w:author="栗原　一貴" w:date="2026-07-24T09:57:00Z" w16du:dateUtc="2026-07-24T00:57:00Z">
        <w:r w:rsidR="00587D1C">
          <w:rPr>
            <w:rFonts w:hint="eastAsia"/>
          </w:rPr>
          <w:t>した．</w:t>
        </w:r>
      </w:ins>
      <w:del w:id="196" w:author="栗原　一貴" w:date="2026-07-24T09:57:00Z" w16du:dateUtc="2026-07-24T00:57:00Z">
        <w:r w:rsidR="00000000" w:rsidDel="00587D1C">
          <w:delText>と日常利用を行うことを当面の標準とする．</w:delText>
        </w:r>
      </w:del>
      <w:r w:rsidR="00000000">
        <w:t>吹き込み口が口に触れること，不透明であるため管が透けて見えず偽装の観点でも都合がよいこと，そして安定して造形できていることが，この素材を標準とする理由である．より長期の保管に対しては，</w:t>
      </w:r>
      <w:r w:rsidR="00000000">
        <w:t>PETG</w:t>
      </w:r>
      <w:r w:rsidR="00000000">
        <w:t>が正式な選択肢となる．</w:t>
      </w:r>
      <w:r w:rsidR="00000000">
        <w:t>PETG</w:t>
      </w:r>
      <w:r w:rsidR="00000000">
        <w:t>でも問題なく造形でき，加水分解や紫外線への耐性の観点から</w:t>
      </w:r>
      <w:r w:rsidR="00000000">
        <w:t>PLA</w:t>
      </w:r>
      <w:r w:rsidR="00000000">
        <w:t>より優れているため，年単位で保管したい用途には</w:t>
      </w:r>
      <w:r w:rsidR="00000000">
        <w:t>PETG</w:t>
      </w:r>
      <w:r w:rsidR="00000000">
        <w:t>を選ぶとよい．さらに耐火性や超長期の保存まで求める場合には，金属</w:t>
      </w:r>
      <w:r w:rsidR="00000000">
        <w:t>3D</w:t>
      </w:r>
      <w:r w:rsidR="00000000">
        <w:t>プリントへの移行が将来の展望となる．笛は</w:t>
      </w:r>
      <w:ins w:id="197" w:author="栗原　一貴" w:date="2026-07-24T09:57:00Z" w16du:dateUtc="2026-07-24T00:57:00Z">
        <w:r>
          <w:rPr>
            <w:rFonts w:hint="eastAsia"/>
          </w:rPr>
          <w:t>日用品に</w:t>
        </w:r>
      </w:ins>
      <w:del w:id="198" w:author="栗原　一貴" w:date="2026-07-24T09:57:00Z" w16du:dateUtc="2026-07-24T00:57:00Z">
        <w:r w:rsidR="00000000" w:rsidDel="00940349">
          <w:delText>名刺（総厚</w:delText>
        </w:r>
        <w:r w:rsidR="00000000" w:rsidDel="00940349">
          <w:delText>4 mm</w:delText>
        </w:r>
        <w:r w:rsidR="00000000" w:rsidDel="00940349">
          <w:delText>）や置物の台座に</w:delText>
        </w:r>
      </w:del>
      <w:r w:rsidR="00000000">
        <w:t>融合でき，</w:t>
      </w:r>
      <w:ins w:id="199" w:author="栗原　一貴" w:date="2026-07-24T09:58:00Z" w16du:dateUtc="2026-07-24T00:58:00Z">
        <w:r>
          <w:rPr>
            <w:rFonts w:hint="eastAsia"/>
          </w:rPr>
          <w:t>息の</w:t>
        </w:r>
      </w:ins>
      <w:r w:rsidR="00000000">
        <w:t>吹き込み口と音の出る窓</w:t>
      </w:r>
      <w:ins w:id="200" w:author="栗原　一貴" w:date="2026-07-24T09:58:00Z" w16du:dateUtc="2026-07-24T00:58:00Z">
        <w:r>
          <w:rPr>
            <w:rFonts w:hint="eastAsia"/>
          </w:rPr>
          <w:t>だけが外部に見える形となる</w:t>
        </w:r>
      </w:ins>
      <w:del w:id="201" w:author="栗原　一貴" w:date="2026-07-24T09:58:00Z" w16du:dateUtc="2026-07-24T00:58:00Z">
        <w:r w:rsidR="00000000" w:rsidDel="00940349">
          <w:delText>は縁の意匠として処理する</w:delText>
        </w:r>
      </w:del>
      <w:r w:rsidR="00000000">
        <w:t>．印刷は家庭用の</w:t>
      </w:r>
      <w:r w:rsidR="00000000">
        <w:t>3D</w:t>
      </w:r>
      <w:r w:rsidR="00000000">
        <w:t>プリンタで完結する．なお，印刷データには秘密がそのまま載るため，スライスと印刷はネットワークから切り離した自分の環境で行うことを推奨する．</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w:t>
      </w:r>
      <w:r>
        <w:t>4</w:t>
      </w:r>
      <w:r>
        <w:t>点である．</w:t>
      </w:r>
      <w:r>
        <w:t>(1)</w:t>
      </w:r>
      <w:r>
        <w:t>存在の分かりにくさ：この方式を知らない侵入者に対して，日用品への偽装は「どれを調べればよいか」の探索コストを引き上げる．方式を知っている標的型の探索者への効果は限定的であり，この点は今後，発見率の調査で定量化する予定である（</w:t>
      </w:r>
      <w:r>
        <w:t>7</w:t>
      </w:r>
      <w:r>
        <w:t>章）．</w:t>
      </w:r>
      <w:r>
        <w:t>(2)</w:t>
      </w:r>
      <w:r>
        <w:t>持ち物としての単純さ：物</w:t>
      </w:r>
      <w:r>
        <w:t>体側に電子部品がないため，ネットワーク経由の攻撃やファームウェアの改ざんといった攻撃面がそもそも存在しない．また自分で製造できるため，製造業者に秘密を知られる問題</w:t>
      </w:r>
      <w:r>
        <w:t>[14]</w:t>
      </w:r>
      <w:r>
        <w:t>を構造的に避けられる．</w:t>
      </w:r>
      <w:r>
        <w:t>(3)</w:t>
      </w:r>
      <w:r>
        <w:t>正規の読み出しが目立つこと：正当な復元の手続きは音を伴うので，立会人の前で儀式として実行できる．これは無音で読み取られる光学タグ群</w:t>
      </w:r>
      <w:r>
        <w:t>[3][4]</w:t>
      </w:r>
      <w:r>
        <w:t>との対比であり，秘匿のしくみではなく手続きの性質である．</w:t>
      </w:r>
      <w:r>
        <w:t>(4)</w:t>
      </w:r>
      <w:r>
        <w:t>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w:t>
      </w:r>
      <w:r>
        <w:t>5</w:t>
      </w:r>
      <w:r>
        <w:t xml:space="preserve">　どの層がどれだけ秘密を守るか（守る力</w:t>
      </w:r>
      <w:r>
        <w:t>n</w:t>
      </w:r>
      <w:r>
        <w:t>ビット＝当てずっぽうで破るには</w:t>
      </w:r>
      <w:r>
        <w:t>2</w:t>
      </w:r>
      <w:r>
        <w:t>の</w:t>
      </w:r>
      <w:r>
        <w:t>n</w:t>
      </w:r>
      <w:r>
        <w:t>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w:t>
      </w:r>
      <w:r>
        <w:t>3</w:t>
      </w:r>
      <w:r>
        <w:t>つの結果を報告する．すなわち，較正と音域の確定，気温に対する頑健性，および印刷から復元までの通しの実証である．未実施の評価は，</w:t>
      </w:r>
      <w:r>
        <w:t>7</w:t>
      </w:r>
      <w:r>
        <w:t>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w:t>
      </w:r>
      <w:r>
        <w:t>4</w:t>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w:t>
      </w:r>
      <w:r>
        <w:t>4</w:t>
      </w:r>
      <w:r>
        <w:t xml:space="preserve">　予備測定（実測）．左：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が，将来の候補ではなく実機で成立する正式な選択肢であることを実装として確かめられた．ただし</w:t>
      </w:r>
      <w:r>
        <w:t>PETG</w:t>
      </w:r>
      <w:r>
        <w:t>は</w:t>
      </w:r>
      <w:r>
        <w:t>PLA</w:t>
      </w:r>
      <w:r>
        <w:t>より基本周波数がやや低く出る傾向があり，半音ずれる個体も見られたため，素材ごとに独立した較正が今後必要である．</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スプールへの放射状埋め込み（作成中）</w:t>
      </w:r>
    </w:p>
    <w:p w14:paraId="2FB360F8" w14:textId="77777777" w:rsidR="00DE4EE4" w:rsidRDefault="00000000">
      <w:pPr>
        <w:pStyle w:val="ad"/>
        <w:spacing w:line="260" w:lineRule="exact"/>
        <w:ind w:firstLine="180"/>
      </w:pPr>
      <w:r>
        <w:t>3D</w:t>
      </w:r>
      <w:r>
        <w:t>プリンタのフィラメントを巻くスプールの円盤に，笛を放射状に埋め込む案を作成中である．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人がそろわないと開けられない」という関係性を，物のかたちで表現する例である．各ハートは約</w:t>
      </w:r>
      <w:r>
        <w:t>25×32×7 mm</w:t>
      </w:r>
      <w:r>
        <w:t>で，</w:t>
      </w:r>
      <w:r>
        <w:t>7 mm</w:t>
      </w:r>
      <w:r>
        <w:t>厚の中に</w:t>
      </w:r>
      <w:r>
        <w:t>4 mm</w:t>
      </w:r>
      <w:r>
        <w:t>の笛を埋め込める．</w:t>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w:t>
      </w:r>
      <w:r>
        <w:t>ビットの復元用パスフレーズの保管（想定）</w:t>
      </w:r>
    </w:p>
    <w:p w14:paraId="3C717B7D" w14:textId="77777777" w:rsidR="00DE4EE4" w:rsidRDefault="00000000">
      <w:pPr>
        <w:pStyle w:val="ad"/>
        <w:spacing w:line="260" w:lineRule="exact"/>
        <w:ind w:firstLine="180"/>
      </w:pPr>
      <w:r>
        <w:t>12</w:t>
      </w:r>
      <w:r>
        <w:t>単語のシード相当の</w:t>
      </w:r>
      <w:r>
        <w:t>128</w:t>
      </w:r>
      <w:r>
        <w:t>ビットを，多数の笛としてシンプルな箱の底面に埋め込む使い方を想定している．求める強度に応じて笛の本数（</w:t>
      </w:r>
      <w:r>
        <w:t>128</w:t>
      </w:r>
      <w:r>
        <w:t>ビットなら約</w:t>
      </w:r>
      <w:r>
        <w:t>40</w:t>
      </w:r>
      <w:r>
        <w:t>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w:t>
      </w:r>
      <w:r>
        <w:t>1</w:t>
      </w:r>
      <w:r>
        <w:t>枚や紙片に劣る．ただし日常のカ</w:t>
      </w:r>
      <w:r>
        <w:lastRenderedPageBreak/>
        <w:t>ジュアル用途は笛数本から</w:t>
      </w:r>
      <w:r>
        <w:t>10</w:t>
      </w:r>
      <w:r>
        <w:t>本で済むため，かさばりが問題になるのは</w:t>
      </w:r>
      <w:r>
        <w:t>128</w:t>
      </w:r>
      <w:r>
        <w:t>ビット級の保管に限られる．</w:t>
      </w:r>
      <w:ins w:id="202" w:author="栗原　一貴" w:date="2026-07-24T10:07:00Z" w16du:dateUtc="2026-07-24T01:07:00Z">
        <w:r w:rsidR="00022506">
          <w:rPr>
            <w:rFonts w:hint="eastAsia"/>
          </w:rPr>
          <w:t>それについても，</w:t>
        </w:r>
      </w:ins>
      <w:ins w:id="203" w:author="栗原　一貴" w:date="2026-07-24T10:08:00Z" w16du:dateUtc="2026-07-24T01:08:00Z">
        <w:r w:rsidR="003215E6">
          <w:t>6.4</w:t>
        </w:r>
        <w:r w:rsidR="003215E6">
          <w:rPr>
            <w:rFonts w:hint="eastAsia"/>
          </w:rPr>
          <w:t>節で示したように</w:t>
        </w:r>
      </w:ins>
      <w:ins w:id="204" w:author="栗原　一貴" w:date="2026-07-24T10:07:00Z" w16du:dateUtc="2026-07-24T01:07:00Z">
        <w:r w:rsidR="00022506">
          <w:rPr>
            <w:rFonts w:hint="eastAsia"/>
          </w:rPr>
          <w:t>日用品の中に</w:t>
        </w:r>
      </w:ins>
      <w:ins w:id="205" w:author="栗原　一貴" w:date="2026-07-24T10:08:00Z" w16du:dateUtc="2026-07-24T01:08:00Z">
        <w:r w:rsidR="003215E6">
          <w:rPr>
            <w:rFonts w:hint="eastAsia"/>
          </w:rPr>
          <w:t>大量の</w:t>
        </w:r>
      </w:ins>
      <w:ins w:id="206" w:author="栗原　一貴" w:date="2026-07-24T10:07:00Z" w16du:dateUtc="2026-07-24T01:07:00Z">
        <w:r w:rsidR="003215E6">
          <w:rPr>
            <w:rFonts w:hint="eastAsia"/>
          </w:rPr>
          <w:t>笛を埋め込む</w:t>
        </w:r>
      </w:ins>
      <w:ins w:id="207" w:author="栗原　一貴" w:date="2026-07-24T10:08:00Z" w16du:dateUtc="2026-07-24T01:08:00Z">
        <w:r w:rsidR="003215E6">
          <w:rPr>
            <w:rFonts w:hint="eastAsia"/>
          </w:rPr>
          <w:t>余地は比較的確保しやすいと考える．</w:t>
        </w:r>
      </w:ins>
      <w:r>
        <w:rPr>
          <w:rFonts w:hint="eastAsia"/>
        </w:rPr>
        <w:t>本</w:t>
      </w:r>
      <w:r>
        <w:t>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ins w:id="208" w:author="栗原　一貴" w:date="2026-07-24T11:11:00Z" w16du:dateUtc="2026-07-24T02:11:00Z">
        <w:r>
          <w:rPr>
            <w:rFonts w:hint="eastAsia"/>
          </w:rPr>
          <w:t>複数の笛の同時に鳴らす</w:t>
        </w:r>
      </w:ins>
      <w:del w:id="209" w:author="栗原　一貴" w:date="2026-07-24T11:11:00Z" w16du:dateUtc="2026-07-24T02:11:00Z">
        <w:r w:rsidR="00000000" w:rsidDel="00647D45">
          <w:rPr>
            <w:rFonts w:hint="eastAsia"/>
          </w:rPr>
          <w:delText>同</w:delText>
        </w:r>
        <w:r w:rsidR="00000000" w:rsidDel="00647D45">
          <w:delText>時読みの限界と，</w:delText>
        </w:r>
        <w:r w:rsidR="00000000" w:rsidDel="00647D45">
          <w:delText>1</w:delText>
        </w:r>
        <w:r w:rsidR="00000000" w:rsidDel="00647D45">
          <w:delText>本ずつ塞ぐ確認</w:delText>
        </w:r>
      </w:del>
    </w:p>
    <w:p w14:paraId="453A0270" w14:textId="33B3D3B5" w:rsidR="00647D45" w:rsidRDefault="00647D45" w:rsidP="00647D45">
      <w:pPr>
        <w:pStyle w:val="ad"/>
        <w:spacing w:line="260" w:lineRule="exact"/>
        <w:ind w:firstLine="180"/>
        <w:rPr>
          <w:rFonts w:hint="eastAsia"/>
        </w:rPr>
      </w:pPr>
      <w:ins w:id="210" w:author="栗原　一貴" w:date="2026-07-24T11:11:00Z" w16du:dateUtc="2026-07-24T02:11:00Z">
        <w:r>
          <w:rPr>
            <w:rFonts w:hint="eastAsia"/>
          </w:rPr>
          <w:t>複数の笛を同時に鳴らす方式が採用できれば，デコードのための手間を大き</w:t>
        </w:r>
      </w:ins>
      <w:ins w:id="211" w:author="栗原　一貴" w:date="2026-07-24T11:12:00Z" w16du:dateUtc="2026-07-24T02:12:00Z">
        <w:r>
          <w:rPr>
            <w:rFonts w:hint="eastAsia"/>
          </w:rPr>
          <w:t>く改善可能である．複数の笛を同時に鳴らすと，それぞれの笛に供給される息の圧力と空気量が</w:t>
        </w:r>
      </w:ins>
      <w:ins w:id="212" w:author="栗原　一貴" w:date="2026-07-24T11:13:00Z" w16du:dateUtc="2026-07-24T02:13:00Z">
        <w:r>
          <w:rPr>
            <w:rFonts w:hint="eastAsia"/>
          </w:rPr>
          <w:t>均一にはならないため，発生する音が単独での音と異なる可能性がある．また，和音として現れる音響スペクトルを分析して</w:t>
        </w:r>
      </w:ins>
      <w:ins w:id="213" w:author="栗原　一貴" w:date="2026-07-24T11:14:00Z" w16du:dateUtc="2026-07-24T02:14:00Z">
        <w:r>
          <w:rPr>
            <w:rFonts w:hint="eastAsia"/>
          </w:rPr>
          <w:t>複数の笛の音を検出するデコーダーソフトウェアの開発も必要である．これは今後の課題である．</w:t>
        </w:r>
      </w:ins>
      <w:del w:id="214" w:author="栗原　一貴" w:date="2026-07-24T11:14:00Z" w16du:dateUtc="2026-07-24T02:14:00Z">
        <w:r w:rsidR="00000000" w:rsidDel="00647D45">
          <w:delText>同時読みについて，音の山が周波数分析で分離できる最小の間隔と，同時に鳴らせる本数の上限を実測で確かめる予定である．音の高さを広く散らした笛のまとまりと，半音間隔のまとまりを用意し，間隔と本数を変えながら分離の成功率を測る．これにより，同時読みに必要な間隔と，順番読みで安全に使える間隔の設計則を定める．あわせて，鳴らしながら各笛の窓を</w:delText>
        </w:r>
        <w:r w:rsidR="00000000" w:rsidDel="00647D45">
          <w:delText>1</w:delText>
        </w:r>
        <w:r w:rsidR="00000000" w:rsidDel="00647D45">
          <w:delText>つずつ指で塞ぎ，その笛の音の山だけが消えて他は変わらないことを確認して，どの音がどの笛に対応するかを</w:delText>
        </w:r>
        <w:r w:rsidR="00000000" w:rsidDel="00647D45">
          <w:delText>1</w:delText>
        </w:r>
        <w:r w:rsidR="00000000" w:rsidDel="00647D45">
          <w:delText>本ずつ検証する．この確認には，窓がすべて外側を向くように笛を</w:delText>
        </w:r>
        <w:r w:rsidR="00000000" w:rsidDel="00647D45">
          <w:delText>2</w:delText>
        </w:r>
        <w:r w:rsidR="00000000" w:rsidDel="00647D45">
          <w:delText>枚に分けて印刷し，背中合わせに重ねた形を用いる．さらに，息の強さを弱いところから強いところまで連続的に変え，全部の山が同じ向きに動く共通のずれと，笛ごとの動きの差の大きさを測って，基準笛による自己補正が効く範囲を確かめる．</w:delText>
        </w:r>
      </w:del>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del w:id="215" w:author="栗原　一貴" w:date="2026-07-24T11:15:00Z" w16du:dateUtc="2026-07-24T02:15:00Z">
        <w:r w:rsidDel="00647D45">
          <w:delText>複数の利用者と複数のスマートフォンで各笛を繰り返し順番読みし，どの音がどの音に読み間違われるかの傾向を調べる予定である．読み間違いの発生率と，鳴らなかった欠けの発生率を求め，読み間違いは隣のスロットへ</w:delText>
        </w:r>
        <w:r w:rsidDel="00647D45">
          <w:delText>1</w:delText>
        </w:r>
        <w:r w:rsidDel="00647D45">
          <w:delText>つずれる形が支配的になるという想定を検証する．得られた傾向から，検査用の笛の必要本数と，笛のまとまり</w:delText>
        </w:r>
        <w:r w:rsidDel="00647D45">
          <w:delText>1</w:delText>
        </w:r>
        <w:r w:rsidDel="00647D45">
          <w:delText>つあたりの実効的な読み出し成功率および実効容量を定める．さらに，</w:delText>
        </w:r>
      </w:del>
      <w:r>
        <w:t>訓練を受けていない利用者による</w:t>
      </w:r>
      <w:ins w:id="216" w:author="栗原　一貴" w:date="2026-07-24T11:15:00Z" w16du:dateUtc="2026-07-24T02:15:00Z">
        <w:r w:rsidR="00647D45">
          <w:rPr>
            <w:rFonts w:hint="eastAsia"/>
          </w:rPr>
          <w:t>評価実験を行い，秘密の情報量とデコード成功率，所要時間などを測定し分析するユーザスタディが必要である．これは今後の課題である．</w:t>
        </w:r>
      </w:ins>
      <w:del w:id="217" w:author="栗原　一貴" w:date="2026-07-24T11:16:00Z" w16du:dateUtc="2026-07-24T02:16:00Z">
        <w:r w:rsidDel="00647D45">
          <w:rPr>
            <w:rFonts w:hint="eastAsia"/>
          </w:rPr>
          <w:delText>1</w:delText>
        </w:r>
        <w:r w:rsidDel="00647D45">
          <w:delText>28</w:delText>
        </w:r>
        <w:r w:rsidDel="00647D45">
          <w:delText>ビットの秘密の通し復元について，初回での成功割合，読み直しを含めた成功率，平均所要時間を測り，全員が公開の検証値との照合によって復元の正誤を自分で判定できることを確かめる．</w:delText>
        </w:r>
      </w:del>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del w:id="218" w:author="栗原　一貴" w:date="2026-07-24T11:10:00Z" w16du:dateUtc="2026-07-24T02:10:00Z"/>
        </w:rPr>
        <w:pPrChange w:id="219" w:author="栗原　一貴" w:date="2026-07-24T11:10:00Z" w16du:dateUtc="2026-07-24T02:10:00Z">
          <w:pPr>
            <w:pStyle w:val="ad"/>
            <w:spacing w:line="260" w:lineRule="exact"/>
            <w:ind w:firstLine="180"/>
          </w:pPr>
        </w:pPrChange>
      </w:pPr>
      <w:r>
        <w:t>偽装による存在の分かりにくさを，判別性能の指標</w:t>
      </w:r>
      <w:del w:id="220" w:author="栗原　一貴" w:date="2026-07-24T11:09:00Z" w16du:dateUtc="2026-07-24T02:09:00Z">
        <w:r w:rsidDel="001E5E22">
          <w:delText>AUC</w:delText>
        </w:r>
        <w:r w:rsidDel="001E5E22">
          <w:delText>（</w:delText>
        </w:r>
        <w:r w:rsidDel="001E5E22">
          <w:delText>0.5</w:delText>
        </w:r>
        <w:r w:rsidDel="001E5E22">
          <w:delText>が当てずっぽう，</w:delText>
        </w:r>
        <w:r w:rsidDel="001E5E22">
          <w:delText>1.0</w:delText>
        </w:r>
        <w:r w:rsidDel="001E5E22">
          <w:delText>が完全な判別）</w:delText>
        </w:r>
      </w:del>
      <w:r>
        <w:t>で定量化する</w:t>
      </w:r>
      <w:ins w:id="221" w:author="栗原　一貴" w:date="2026-07-24T11:09:00Z" w16du:dateUtc="2026-07-24T02:09:00Z">
        <w:r w:rsidR="001E5E22">
          <w:rPr>
            <w:rFonts w:hint="eastAsia"/>
          </w:rPr>
          <w:t>ことが今後の課題である．</w:t>
        </w:r>
        <w:r w:rsidR="001E5E22" w:rsidDel="001E5E22">
          <w:t xml:space="preserve"> </w:t>
        </w:r>
      </w:ins>
      <w:del w:id="222" w:author="栗原　一貴" w:date="2026-07-24T11:09:00Z" w16du:dateUtc="2026-07-24T02:09:00Z">
        <w:r w:rsidDel="001E5E22">
          <w:delText>予定である．</w:delText>
        </w:r>
      </w:del>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ins w:id="223" w:author="栗原　一貴" w:date="2026-07-24T11:10:00Z" w16du:dateUtc="2026-07-24T02:10:00Z">
        <w:r w:rsidR="00647D45">
          <w:rPr>
            <w:rFonts w:hint="eastAsia"/>
          </w:rPr>
          <w:t>実験による検証が考えられる</w:t>
        </w:r>
      </w:ins>
      <w:r>
        <w:rPr>
          <w:rFonts w:hint="eastAsia"/>
        </w:rPr>
        <w:t>．</w:t>
      </w:r>
      <w:ins w:id="224" w:author="栗原　一貴" w:date="2026-07-24T11:09:00Z" w16du:dateUtc="2026-07-24T02:09:00Z">
        <w:r w:rsidR="001E5E22" w:rsidDel="001E5E22">
          <w:t xml:space="preserve"> </w:t>
        </w:r>
      </w:ins>
      <w:del w:id="225" w:author="栗原　一貴" w:date="2026-07-24T11:09:00Z" w16du:dateUtc="2026-07-24T02:09:00Z">
        <w:r w:rsidDel="001E5E22">
          <w:delText>両群の</w:delText>
        </w:r>
        <w:r w:rsidDel="001E5E22">
          <w:delText>AUC</w:delText>
        </w:r>
        <w:r w:rsidDel="001E5E22">
          <w:delText>と，</w:delText>
        </w:r>
        <w:r w:rsidDel="001E5E22">
          <w:delText>1</w:delText>
        </w:r>
        <w:r w:rsidDel="001E5E22">
          <w:delText>点あたりに要した検査時間を比較して，存在の分かりにくさが方式を知らない相手には有効で，方式を知る相手には限定的である，という</w:delText>
        </w:r>
        <w:r w:rsidDel="001E5E22">
          <w:delText>4</w:delText>
        </w:r>
        <w:r w:rsidDel="001E5E22">
          <w:delText>章の主張と整合するかを確かめる．</w:delText>
        </w:r>
      </w:del>
    </w:p>
    <w:p w14:paraId="7C05B0F5" w14:textId="7DBC7608" w:rsidR="00DE4EE4" w:rsidDel="00647D45" w:rsidRDefault="00000000" w:rsidP="00647D45">
      <w:pPr>
        <w:pStyle w:val="ad"/>
        <w:spacing w:line="260" w:lineRule="exact"/>
        <w:ind w:firstLine="180"/>
        <w:rPr>
          <w:del w:id="226" w:author="栗原　一貴" w:date="2026-07-24T11:10:00Z" w16du:dateUtc="2026-07-24T02:10:00Z"/>
        </w:rPr>
        <w:pPrChange w:id="227" w:author="栗原　一貴" w:date="2026-07-24T11:10:00Z" w16du:dateUtc="2026-07-24T02:10:00Z">
          <w:pPr>
            <w:pStyle w:val="30"/>
            <w:spacing w:before="72"/>
            <w:ind w:left="392" w:hanging="392"/>
          </w:pPr>
        </w:pPrChange>
      </w:pPr>
      <w:del w:id="228" w:author="栗原　一貴" w:date="2026-07-24T11:10:00Z" w16du:dateUtc="2026-07-24T02:10:00Z">
        <w:r w:rsidDel="00647D45">
          <w:delText>無音での自己攻撃による前提の検証</w:delText>
        </w:r>
      </w:del>
    </w:p>
    <w:p w14:paraId="0162AB55" w14:textId="0F55FD44" w:rsidR="00DE4EE4" w:rsidRDefault="00000000" w:rsidP="00647D45">
      <w:pPr>
        <w:pStyle w:val="ad"/>
        <w:spacing w:line="260" w:lineRule="exact"/>
        <w:ind w:firstLine="180"/>
      </w:pPr>
      <w:del w:id="229" w:author="栗原　一貴" w:date="2026-07-24T11:10:00Z" w16du:dateUtc="2026-07-24T02:10:00Z">
        <w:r w:rsidDel="00647D45">
          <w:delText>脅威モデルの誠実さを確かめるため，著者自身が攻撃者の立場に立ち，保管場所を特定した物体を吹かずに読めるかを検証する予定である．不透明な</w:delText>
        </w:r>
        <w:r w:rsidDel="00647D45">
          <w:delText>PLA</w:delText>
        </w:r>
        <w:r w:rsidDel="00647D45">
          <w:delText>の名刺型に対して，開口部からの深さ計測や歯科用</w:delText>
        </w:r>
        <w:r w:rsidDel="00647D45">
          <w:delText>X</w:delText>
        </w:r>
        <w:r w:rsidDel="00647D45">
          <w:delText>線撮影を行い，全スロットの値を無音のまま復元できるかを確かめる．これは「保管場所が特定された物体は読まれる」という</w:delText>
        </w:r>
        <w:r w:rsidDel="00647D45">
          <w:delText>4</w:delText>
        </w:r>
        <w:r w:rsidDel="00647D45">
          <w:delText>章の前提の実証であり，その場合に秘密を守るのは秘密分散の性質だけであることを，攻撃の再現によって確認する．</w:delText>
        </w:r>
      </w:del>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プリントへの移行が将来の展望となる．なお，</w:t>
      </w:r>
      <w:r>
        <w:t>PETG</w:t>
      </w:r>
      <w:r>
        <w:t>は</w:t>
      </w:r>
      <w:r>
        <w:t>PLA</w:t>
      </w:r>
      <w:r>
        <w:t>より基本周波数がやや低く出る傾向があり，半音ずれる個体も見られたため，素材ごとに独立した較正表を用意することが今後の課題である．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w:t>
      </w:r>
      <w:r>
        <w:t>3D</w:t>
      </w:r>
      <w:r>
        <w:t>プリントの笛「</w:t>
      </w:r>
      <w:r>
        <w:t>CipherFlute</w:t>
      </w:r>
      <w:r>
        <w:t>」を提案した．運べる情報量を笛の本数で選べるため，暗証番号のような気軽な用途から</w:t>
      </w:r>
      <w:r>
        <w:t>128</w:t>
      </w:r>
      <w:r>
        <w:t>ビット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w:t>
      </w:r>
      <w:r>
        <w:t>25.2 ℃</w:t>
      </w:r>
      <w:r>
        <w:t>から</w:t>
      </w:r>
      <w:r>
        <w:t>41.0 ℃</w:t>
      </w:r>
      <w:r>
        <w:t>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