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D2494" w14:textId="4488E9DD" w:rsidR="00DE4EE4" w:rsidRDefault="00000000">
      <w:pPr>
        <w:pStyle w:val="WISS"/>
      </w:pPr>
      <w:proofErr w:type="spellStart"/>
      <w:r>
        <w:t>CipherFlute</w:t>
      </w:r>
      <w:proofErr w:type="spellEnd"/>
      <w:r>
        <w:t>：</w:t>
      </w:r>
      <w:r>
        <w:t>3D</w:t>
      </w:r>
      <w:r>
        <w:t>プリント可能な笛による秘密情報の日用品への埋め込み</w:t>
      </w:r>
      <w:r>
        <w:t>手法の提案</w:t>
      </w:r>
    </w:p>
    <w:p w14:paraId="2F0116D0" w14:textId="61DB811D" w:rsidR="00DE4EE4" w:rsidRDefault="00000000">
      <w:pPr>
        <w:pStyle w:val="a9"/>
      </w:pPr>
      <w:proofErr w:type="spellStart"/>
      <w:r>
        <w:t>CipherFlute</w:t>
      </w:r>
      <w:proofErr w:type="spellEnd"/>
      <w:r>
        <w:t xml:space="preserve">: Embedding </w:t>
      </w:r>
      <w:r>
        <w:t>Secret Information in Everyday Objects Using 3D-Printable Whistles</w:t>
      </w:r>
    </w:p>
    <w:p w14:paraId="57D4E342" w14:textId="77777777" w:rsidR="00DE4EE4" w:rsidRDefault="00000000">
      <w:pPr>
        <w:pStyle w:val="aa"/>
      </w:pPr>
      <w:r>
        <w:t>栗原</w:t>
      </w:r>
      <w:r>
        <w:t xml:space="preserve"> </w:t>
      </w:r>
      <w:r>
        <w:t>一貴</w:t>
      </w:r>
      <w:r>
        <w:t>†</w:t>
      </w:r>
    </w:p>
    <w:p w14:paraId="1D1F2F93" w14:textId="77777777" w:rsidR="00DE4EE4" w:rsidRDefault="00000000">
      <w:pPr>
        <w:pStyle w:val="ab"/>
        <w:spacing w:before="175"/>
      </w:pPr>
      <w:r>
        <w:t>†</w:t>
      </w:r>
      <w:r>
        <w:t xml:space="preserve">津田塾大学　</w:t>
      </w:r>
      <w:r>
        <w:t>Tsuda University</w:t>
      </w:r>
    </w:p>
    <w:p w14:paraId="5070D0A6" w14:textId="270CBDB8" w:rsidR="00DE4EE4" w:rsidRDefault="00000000">
      <w:pPr>
        <w:pStyle w:val="aff0"/>
      </w:pPr>
      <w:r>
        <w:t>概要．　暗証番号や合言葉のような気軽な秘密から，暗号資産の復元用パスフレーズのような重要な秘密まで，少量の秘密情報を，電源も電子部品も持たない3Dプリントの笛を日用品へと埋め込み，吹いて読み出す手法「CipherFlute」を提案する．管の長さを変えると音の高さが変わる笛の音の高さを符号として，複数の笛によりエンコーディングを行う．実装した小型の笛ユニットは F#6からF#7までの13音が活用可能であり，笛1本あたり約3.7bitを担うことができる．暗証番号なら数本，128bitの復元用情報なら基準笛と誤り訂正を含めて約40本というように，求める強度に応じた本数の笛を採用して，カード，アクセサリや置物といった日用品に埋め込める．提案手法はデコード時の守秘性は低いが，日用品に笛を溶け込ませることで秘密の在りかを分かりにくくできること，および正当な利用者が特別な機器を使わず息とスマートフォンだけで読み出せることが特徴であり，秘密情報のバックアップとしての活用が期待できる．気温や息の強さによる音のずれを打ち消す機構を備える．実験により温度差に対する頑健さ，および128bit暗号のエンコードとデコードを検証した．</w:t>
      </w:r>
    </w:p>
    <w:p w14:paraId="13015DA1" w14:textId="77777777" w:rsidR="00DE4EE4" w:rsidRDefault="00000000">
      <w:pPr>
        <w:pStyle w:val="aff0"/>
      </w:pPr>
      <w:r>
        <w:rPr>
          <w:rFonts w:eastAsia="ＭＳ ゴシック"/>
          <w:b/>
        </w:rPr>
        <w:t>キーワード：</w:t>
      </w:r>
      <w:r>
        <w:t>デジタルファブリケーション，音響タグ，秘密分散，鍵管理，ステガノグラフィ，楽器</w:t>
      </w:r>
    </w:p>
    <w:p w14:paraId="36719D7D" w14:textId="77777777" w:rsidR="00DE4EE4" w:rsidRDefault="00000000">
      <w:pPr>
        <w:ind w:firstLine="185"/>
        <w:jc w:val="left"/>
      </w:pPr>
      <w:r>
        <w:rPr>
          <w:sz w:val="18"/>
        </w:rPr>
        <w:t>Copyright is held by the author(s).</w:t>
      </w:r>
      <w:r>
        <w:rPr>
          <w:sz w:val="18"/>
        </w:rPr>
        <w:t xml:space="preserve">　栗原</w:t>
      </w:r>
      <w:r>
        <w:rPr>
          <w:sz w:val="18"/>
        </w:rPr>
        <w:t xml:space="preserve"> </w:t>
      </w:r>
      <w:r>
        <w:rPr>
          <w:sz w:val="18"/>
        </w:rPr>
        <w:t>一貴</w:t>
      </w:r>
      <w:r>
        <w:rPr>
          <w:sz w:val="18"/>
        </w:rPr>
        <w:t>†</w:t>
      </w:r>
      <w:r>
        <w:rPr>
          <w:sz w:val="18"/>
        </w:rPr>
        <w:t xml:space="preserve">　</w:t>
      </w:r>
      <w:r>
        <w:rPr>
          <w:sz w:val="18"/>
        </w:rPr>
        <w:t>†</w:t>
      </w:r>
      <w:r>
        <w:rPr>
          <w:sz w:val="18"/>
        </w:rPr>
        <w:t>津田塾大学</w:t>
      </w:r>
    </w:p>
    <w:p w14:paraId="3FB3A07F" w14:textId="77777777" w:rsidR="00DE4EE4" w:rsidRDefault="00DE4EE4">
      <w:pPr>
        <w:ind w:firstLine="205"/>
        <w:sectPr w:rsidR="00DE4EE4" w:rsidSect="00CD3F50">
          <w:headerReference w:type="even" r:id="rId8"/>
          <w:headerReference w:type="default" r:id="rId9"/>
          <w:footerReference w:type="even" r:id="rId10"/>
          <w:footerReference w:type="default" r:id="rId11"/>
          <w:headerReference w:type="first" r:id="rId12"/>
          <w:footerReference w:type="first" r:id="rId13"/>
          <w:pgSz w:w="11906" w:h="16838" w:code="9"/>
          <w:pgMar w:top="1985" w:right="1134" w:bottom="1361" w:left="1134" w:header="624" w:footer="284" w:gutter="0"/>
          <w:cols w:space="425"/>
          <w:titlePg/>
          <w:docGrid w:type="linesAndChars" w:linePitch="586" w:charSpace="1037"/>
        </w:sectPr>
      </w:pPr>
    </w:p>
    <w:p w14:paraId="69210B0A" w14:textId="77777777" w:rsidR="00DE4EE4" w:rsidRDefault="00000000">
      <w:pPr>
        <w:pStyle w:val="1"/>
        <w:spacing w:after="60"/>
        <w:ind w:left="431" w:hanging="431"/>
      </w:pPr>
      <w:r>
        <w:t>はじめに</w:t>
      </w:r>
    </w:p>
    <w:p w14:paraId="33B175D8" w14:textId="6693037D" w:rsidR="00DE4EE4" w:rsidRDefault="00000000">
      <w:pPr>
        <w:pStyle w:val="ad"/>
        <w:spacing w:line="260" w:lineRule="exact"/>
        <w:ind w:firstLine="180"/>
        <w:rPr>
          <w:rFonts w:hint="eastAsia"/>
        </w:rPr>
      </w:pPr>
      <w:r>
        <w:t>暗号資産のウォレットや電子署名の普及に伴い，パスワードも端末もすべて失ったときに最後の頼りとなる復元用の秘密（リカバリーシードと呼ばれる百数十bitの情報）を，どのような物理的な形で保管するかが現実の課題になっている．実務では，この秘密を金属板に刻印する製品群が定着しており，火災や水害に強い優れた解である[15]．しかしこれらの担体には共通の弱点がある．見た目が明らかに「秘密の保管物」であるため，侵入者に発見された時点で持ち去りの標的になることを避けられない．一方，日常には，暗証番号や合言葉，贈り物やイベントの合図のように，もっと気軽に扱いたい小さな秘密も数多くある．こうした秘密を，改まった保管庫ではなく身の回りの日用品に埋め込むことを考える．</w:t>
      </w:r>
    </w:p>
    <w:p w14:paraId="3A02B8EF" w14:textId="0C8B9298" w:rsidR="00DE4EE4" w:rsidRDefault="00000000">
      <w:pPr>
        <w:pStyle w:val="ad"/>
        <w:spacing w:line="260" w:lineRule="exact"/>
        <w:ind w:firstLine="180"/>
      </w:pPr>
      <w:r>
        <w:t>本研究では，</w:t>
      </w:r>
      <w:r>
        <w:t>3D</w:t>
      </w:r>
      <w:r>
        <w:t>プリントした複数の笛に秘密を符号化し，吹いて生じる音をスマートフォンのマイクで解析して読み出す手法「</w:t>
      </w:r>
      <w:r>
        <w:t>CipherFlute</w:t>
      </w:r>
      <w:r>
        <w:t>」を提案する（図</w:t>
      </w:r>
      <w:r>
        <w:t>1</w:t>
      </w:r>
      <w:r>
        <w:t>）．</w:t>
      </w:r>
      <w:r>
        <w:t>CipherFlute</w:t>
      </w:r>
      <w:r>
        <w:t>は電源も電子部品も持たず，家庭用の</w:t>
      </w:r>
      <w:r>
        <w:t>3D</w:t>
      </w:r>
      <w:r>
        <w:t>プリンタで利用者自身が製造できる．そして笛は</w:t>
      </w:r>
      <w:r w:rsidR="00E10E45">
        <w:rPr>
          <w:rFonts w:hint="eastAsia"/>
        </w:rPr>
        <w:t>カードやアクセサリ，</w:t>
      </w:r>
      <w:r>
        <w:t>置物といった日用品の形へ溶け込ませられるため，秘密が保管されていること自体を日常の風景に紛れさせられる．すなわち</w:t>
      </w:r>
      <w:proofErr w:type="spellStart"/>
      <w:r>
        <w:t>CipherFlute</w:t>
      </w:r>
      <w:proofErr w:type="spellEnd"/>
      <w:r>
        <w:t>は，特定の用途に限らず，秘密情報を日用品に埋め込んで管理するための汎用の器である．</w:t>
      </w:r>
      <w:r w:rsidR="00E10E45" w:rsidDel="00E10E45">
        <w:t xml:space="preserve"> </w:t>
      </w:r>
    </w:p>
    <w:p w14:paraId="157D7E05" w14:textId="77777777" w:rsidR="00DE4EE4" w:rsidRDefault="00000000">
      <w:pPr>
        <w:spacing w:before="80" w:after="40"/>
        <w:ind w:firstLine="200"/>
        <w:jc w:val="center"/>
      </w:pPr>
      <w:r>
        <w:rPr>
          <w:noProof/>
        </w:rPr>
        <w:drawing>
          <wp:inline distT="0" distB="0" distL="0" distR="0" wp14:anchorId="7DA565E9" wp14:editId="4D43A284">
            <wp:extent cx="2743200" cy="9001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overview.png"/>
                    <pic:cNvPicPr/>
                  </pic:nvPicPr>
                  <pic:blipFill>
                    <a:blip r:embed="rId14"/>
                    <a:stretch>
                      <a:fillRect/>
                    </a:stretch>
                  </pic:blipFill>
                  <pic:spPr>
                    <a:xfrm>
                      <a:off x="0" y="0"/>
                      <a:ext cx="2743200" cy="900112"/>
                    </a:xfrm>
                    <a:prstGeom prst="rect">
                      <a:avLst/>
                    </a:prstGeom>
                  </pic:spPr>
                </pic:pic>
              </a:graphicData>
            </a:graphic>
          </wp:inline>
        </w:drawing>
      </w:r>
    </w:p>
    <w:p w14:paraId="0A584D74" w14:textId="77777777" w:rsidR="00DE4EE4" w:rsidRDefault="00000000">
      <w:pPr>
        <w:pStyle w:val="af6"/>
        <w:ind w:firstLine="160"/>
      </w:pPr>
      <w:r>
        <w:t>図</w:t>
      </w:r>
      <w:r>
        <w:t>1</w:t>
      </w:r>
      <w:r>
        <w:t xml:space="preserve">　</w:t>
      </w:r>
      <w:r>
        <w:t>CipherFlute</w:t>
      </w:r>
      <w:r>
        <w:t>の全体の流れ．日用品に見える物体を吹き，スマートフォンで音を解析して秘密の情報を取り出す</w:t>
      </w:r>
    </w:p>
    <w:p w14:paraId="78A00120" w14:textId="1F4108AC" w:rsidR="00DE4EE4" w:rsidRDefault="00000000">
      <w:pPr>
        <w:pStyle w:val="ad"/>
        <w:spacing w:line="260" w:lineRule="exact"/>
        <w:ind w:firstLine="180"/>
      </w:pPr>
      <w:r>
        <w:t>本研究は，音や物体そのものに秘密を守る力</w:t>
      </w:r>
      <w:r w:rsidR="00E10E45">
        <w:rPr>
          <w:rFonts w:hint="eastAsia"/>
        </w:rPr>
        <w:t>は付与しない．符号である音の高さは</w:t>
      </w:r>
      <w:r w:rsidR="00E10E45">
        <w:rPr>
          <w:rFonts w:hint="eastAsia"/>
        </w:rPr>
        <w:t>マイクによる測定が可能で，また</w:t>
      </w:r>
      <w:r>
        <w:t>笛の</w:t>
      </w:r>
      <w:r>
        <w:rPr>
          <w:rFonts w:hint="eastAsia"/>
        </w:rPr>
        <w:t>管</w:t>
      </w:r>
      <w:r>
        <w:t>の長さ</w:t>
      </w:r>
      <w:r w:rsidR="00E10E45">
        <w:rPr>
          <w:rFonts w:hint="eastAsia"/>
        </w:rPr>
        <w:t>と音の高さは厳密な対応付けが可能なので，外部からの構造センシング手法により読み取ることは可能であり，複製も容易である．</w:t>
      </w:r>
    </w:p>
    <w:p w14:paraId="2D582C5A" w14:textId="77777777" w:rsidR="00DE4EE4" w:rsidRDefault="00000000">
      <w:pPr>
        <w:pStyle w:val="ad"/>
        <w:spacing w:line="260" w:lineRule="exact"/>
        <w:ind w:firstLine="180"/>
      </w:pPr>
      <w:r>
        <w:t>器としての</w:t>
      </w:r>
      <w:r>
        <w:t>CipherFlute</w:t>
      </w:r>
      <w:r>
        <w:t>の価値は</w:t>
      </w:r>
      <w:r>
        <w:t>2</w:t>
      </w:r>
      <w:r>
        <w:t>つある．第一に，日用品への偽装によって，攻撃者にとって「どこを探せばよいか」のコストを引き上げられることである．金属板の保管物は金庫に入れれば安全性は上がるが，金庫は「ここに価値がある」と宣言してしまう．</w:t>
      </w:r>
      <w:r>
        <w:t>CipherFlute</w:t>
      </w:r>
      <w:r>
        <w:t>はそれをしない．第二に，正当な利用者にとっての読み出しの手軽さである．特別な読み取り装置は不要で，物体を吹き，スマートフォンの画面を見るだけでよい．</w:t>
      </w:r>
    </w:p>
    <w:p w14:paraId="2AAA389C" w14:textId="1ED7C753" w:rsidR="00DE4EE4" w:rsidRDefault="00000000">
      <w:pPr>
        <w:pStyle w:val="ad"/>
        <w:spacing w:line="260" w:lineRule="exact"/>
        <w:ind w:firstLine="180"/>
      </w:pPr>
      <w:r>
        <w:t>本手法で運べる情報量は，用途に応じて選ぶことができる．暗証番号や合言葉，贈り物やイベントの合図，体験型のセキュリティ教育といった少ないbit数で足りるカジュアルな利用シーンでは，笛数本から10本程度の小さな構成で足りる．人が記憶して使うパスワードの実効的な情報量も数十bit程度に留まる．一方で，128bitのリカバリーシードを保管することも可能であり，約40本の笛でエンコーディングできる（3章）．このように，気軽な暗証番号から本格的な鍵管理まで，同じしくみを幅広く気軽に使える点が本手法の特徴である．</w:t>
      </w:r>
    </w:p>
    <w:p w14:paraId="5F4A9030" w14:textId="215D891A" w:rsidR="00DE4EE4" w:rsidRDefault="00000000">
      <w:pPr>
        <w:pStyle w:val="ad"/>
        <w:spacing w:line="260" w:lineRule="exact"/>
        <w:ind w:firstLine="180"/>
      </w:pPr>
      <w:r>
        <w:t>本研究の貢献は次の4点である．第一に，従来は数bit程度の識別番号を担わせるものだった「吹くと鳴る3Dプリント物」を，求める強度に応じて保管できるデータ担体へ拡張し，そのための設計（管の長さと音の高さの対応式にもとづく符号化，誤り訂正，容量の見積もり）を確立する．第二に，基準となる笛との音の高さの比で読むことで，気温や息の強さによるずれを打ち消す自己補正のしくみを示す．第三に，どの層が秘密を守り，どの層は守らないのかを明示した脅威モデルを提示する．第四に，実物の印刷から復元までを通しで実証し，さらに複数の応用シナリオへ展開する．</w:t>
      </w:r>
    </w:p>
    <w:p w14:paraId="4A8A6145" w14:textId="77777777" w:rsidR="00DE4EE4" w:rsidRDefault="00000000">
      <w:pPr>
        <w:pStyle w:val="1"/>
        <w:spacing w:after="60"/>
        <w:ind w:left="431" w:hanging="431"/>
      </w:pPr>
      <w:r>
        <w:t>関連研究</w:t>
      </w:r>
    </w:p>
    <w:p w14:paraId="39C27A1F" w14:textId="77777777" w:rsidR="00DE4EE4" w:rsidRDefault="00000000">
      <w:pPr>
        <w:pStyle w:val="2"/>
        <w:spacing w:before="120" w:after="60"/>
        <w:ind w:left="392" w:hanging="392"/>
      </w:pPr>
      <w:r>
        <w:t>作った物体への情報埋め込み</w:t>
      </w:r>
    </w:p>
    <w:p w14:paraId="74D3B9DF" w14:textId="77777777" w:rsidR="00DE4EE4" w:rsidRDefault="00000000">
      <w:pPr>
        <w:pStyle w:val="ad"/>
        <w:spacing w:line="260" w:lineRule="exact"/>
        <w:ind w:firstLine="180"/>
      </w:pPr>
      <w:r>
        <w:t>物体の内部や製造の副産物に情報を埋め込む研究は多くある．InfraStructs[4]は内部の空隙パターンをテラヘルツ波の撮像で読み，AirCode[3]は表面直下の空気ポケットを特殊な撮影で読む．LayerCode[5]は3Dプリントの積層をバーコードとして通常のカメラで読み，G-ID[6]はスライサ設定の副産物の模様で個体を識別する（約14bit相当）．StructCode[11]はレーザーカットの継ぎ目の寸法に，Seedmarkers[10]は輪郭に溶け込む視覚マーカーに情報を載せる．これらはいずれも光を使った読み出しであり，撮影や走査によって所有者の関与なく読める．また運べる量は識別番号程度で，秘密情報を守るための脅威モデル（どんな攻撃者から何を守るかの整理）を持たない．</w:t>
      </w:r>
    </w:p>
    <w:p w14:paraId="798E8C34" w14:textId="77777777" w:rsidR="00DE4EE4" w:rsidRDefault="00000000">
      <w:pPr>
        <w:pStyle w:val="2"/>
        <w:spacing w:before="120" w:after="60"/>
        <w:ind w:left="392" w:hanging="392"/>
      </w:pPr>
      <w:r>
        <w:t>音で読み出す無電源の物体</w:t>
      </w:r>
    </w:p>
    <w:p w14:paraId="6CA5B22E" w14:textId="77777777" w:rsidR="00DE4EE4" w:rsidRDefault="00000000">
      <w:pPr>
        <w:pStyle w:val="ad"/>
        <w:spacing w:line="260" w:lineRule="exact"/>
        <w:ind w:firstLine="180"/>
      </w:pPr>
      <w:r>
        <w:t>音で物体を読む系譜では，Acoustic Barcodes[7]が表面の刻み目をこすった音から識別番号を復元し，Lamello[8]はくし歯の長さと固有振動数の対応で入力位置を検出した．Acoustruments[9]はスマートフォンが発する超音波を3Dプリントの管で変調して操作を認識する．Acoustic Voxels[2]は内部空洞の音響応答を計算で設計し，置物に音の署名を埋め込めることを示した．そして本研究に機構がもっとも近いBlowhole[1]は，3Dプリント物の内部空洞に息を吹き込んで生じる共鳴音でタグを識別する．ただしBlowholeの目的は模型の部位識別であり，多くのbitを運ぶ符号化，狙った音の高さに合わせ込む調律，秘密分散との統合のいずれも扱っていない．本研究はこれらの蓄積の上に立ち，応用を再定義して，運べる量を工学的に広げる（表1）．</w:t>
      </w:r>
    </w:p>
    <w:p w14:paraId="2BB18254" w14:textId="77777777" w:rsidR="00DE4EE4" w:rsidRDefault="00000000">
      <w:pPr>
        <w:pStyle w:val="af6"/>
        <w:ind w:firstLine="160"/>
      </w:pPr>
      <w:r>
        <w:t>表</w:t>
      </w:r>
      <w:r>
        <w:t>1</w:t>
      </w:r>
      <w:r>
        <w:t xml:space="preserve">　先行研究との比較</w:t>
      </w:r>
    </w:p>
    <w:tbl>
      <w:tblPr>
        <w:tblStyle w:val="af7"/>
        <w:tblW w:w="0" w:type="auto"/>
        <w:tblLayout w:type="fixed"/>
        <w:tblLook w:val="04A0" w:firstRow="1" w:lastRow="0" w:firstColumn="1" w:lastColumn="0" w:noHBand="0" w:noVBand="1"/>
      </w:tblPr>
      <w:tblGrid>
        <w:gridCol w:w="1181"/>
        <w:gridCol w:w="893"/>
        <w:gridCol w:w="749"/>
        <w:gridCol w:w="835"/>
        <w:gridCol w:w="732"/>
        <w:tblGridChange w:id="73">
          <w:tblGrid>
            <w:gridCol w:w="1181"/>
            <w:gridCol w:w="893"/>
            <w:gridCol w:w="749"/>
            <w:gridCol w:w="835"/>
            <w:gridCol w:w="662"/>
            <w:gridCol w:w="70"/>
          </w:tblGrid>
        </w:tblGridChange>
      </w:tblGrid>
      <w:tr w:rsidR="00DE4EE4" w14:paraId="6EA2460D" w14:textId="77777777">
        <w:trPr>
          <w:gridAfter w:val="1"/>
          <w:wAfter w:w="70" w:type="dxa"/>
        </w:trPr>
        <w:tc>
          <w:tcPr>
            <w:tcW w:w="1181" w:type="dxa"/>
            <w:shd w:val="clear" w:color="auto" w:fill="D9D9D9"/>
          </w:tcPr>
          <w:p w14:paraId="53E18E7B" w14:textId="77777777" w:rsidR="00DE4EE4" w:rsidRDefault="00000000">
            <w:pPr>
              <w:ind w:firstLine="151"/>
            </w:pPr>
            <w:r>
              <w:rPr>
                <w:rFonts w:ascii="Arial" w:eastAsia="ＭＳ ゴシック" w:hAnsi="Arial"/>
                <w:b/>
                <w:sz w:val="15"/>
              </w:rPr>
              <w:t>研究</w:t>
            </w:r>
          </w:p>
        </w:tc>
        <w:tc>
          <w:tcPr>
            <w:tcW w:w="893" w:type="dxa"/>
            <w:shd w:val="clear" w:color="auto" w:fill="D9D9D9"/>
          </w:tcPr>
          <w:p w14:paraId="0F23E6D8" w14:textId="77777777" w:rsidR="00DE4EE4" w:rsidRDefault="00000000">
            <w:pPr>
              <w:ind w:firstLine="151"/>
            </w:pPr>
            <w:r>
              <w:rPr>
                <w:rFonts w:ascii="Arial" w:eastAsia="ＭＳ ゴシック" w:hAnsi="Arial"/>
                <w:b/>
                <w:sz w:val="15"/>
              </w:rPr>
              <w:t>読出装置</w:t>
            </w:r>
          </w:p>
        </w:tc>
        <w:tc>
          <w:tcPr>
            <w:tcW w:w="749" w:type="dxa"/>
            <w:shd w:val="clear" w:color="auto" w:fill="D9D9D9"/>
          </w:tcPr>
          <w:p w14:paraId="6F5B9DFE" w14:textId="77777777" w:rsidR="00DE4EE4" w:rsidRDefault="00000000">
            <w:pPr>
              <w:ind w:firstLine="151"/>
            </w:pPr>
            <w:r>
              <w:rPr>
                <w:rFonts w:ascii="Arial" w:eastAsia="ＭＳ ゴシック" w:hAnsi="Arial"/>
                <w:b/>
                <w:sz w:val="15"/>
              </w:rPr>
              <w:t>鳴らし方</w:t>
            </w:r>
          </w:p>
        </w:tc>
        <w:tc>
          <w:tcPr>
            <w:tcW w:w="835" w:type="dxa"/>
            <w:shd w:val="clear" w:color="auto" w:fill="D9D9D9"/>
          </w:tcPr>
          <w:p w14:paraId="28C91BF3" w14:textId="77777777" w:rsidR="00DE4EE4" w:rsidRDefault="00000000">
            <w:pPr>
              <w:ind w:firstLine="151"/>
            </w:pPr>
            <w:r>
              <w:rPr>
                <w:rFonts w:ascii="Arial" w:eastAsia="ＭＳ ゴシック" w:hAnsi="Arial"/>
                <w:b/>
                <w:sz w:val="15"/>
              </w:rPr>
              <w:t>容量級</w:t>
            </w:r>
          </w:p>
        </w:tc>
        <w:tc>
          <w:tcPr>
            <w:tcW w:w="662" w:type="dxa"/>
            <w:shd w:val="clear" w:color="auto" w:fill="D9D9D9"/>
          </w:tcPr>
          <w:p w14:paraId="46420AB9" w14:textId="77777777" w:rsidR="00DE4EE4" w:rsidRDefault="00000000">
            <w:pPr>
              <w:ind w:firstLine="151"/>
            </w:pPr>
            <w:r>
              <w:rPr>
                <w:rFonts w:ascii="Arial" w:eastAsia="ＭＳ ゴシック" w:hAnsi="Arial"/>
                <w:b/>
                <w:sz w:val="15"/>
              </w:rPr>
              <w:t>脅威モデル</w:t>
            </w:r>
          </w:p>
        </w:tc>
      </w:tr>
      <w:tr w:rsidR="00DE4EE4" w14:paraId="0E0A10B9" w14:textId="77777777">
        <w:trPr>
          <w:gridAfter w:val="1"/>
          <w:wAfter w:w="70" w:type="dxa"/>
        </w:trPr>
        <w:tc>
          <w:tcPr>
            <w:tcW w:w="1181" w:type="dxa"/>
          </w:tcPr>
          <w:p w14:paraId="626661AC" w14:textId="77777777" w:rsidR="00DE4EE4" w:rsidRDefault="00000000">
            <w:pPr>
              <w:ind w:firstLine="150"/>
            </w:pPr>
            <w:proofErr w:type="gramStart"/>
            <w:r>
              <w:rPr>
                <w:sz w:val="15"/>
              </w:rPr>
              <w:t>InfraStructs[</w:t>
            </w:r>
            <w:proofErr w:type="gramEnd"/>
            <w:r>
              <w:rPr>
                <w:sz w:val="15"/>
              </w:rPr>
              <w:t>4]</w:t>
            </w:r>
          </w:p>
        </w:tc>
        <w:tc>
          <w:tcPr>
            <w:tcW w:w="893" w:type="dxa"/>
          </w:tcPr>
          <w:p w14:paraId="0CBDF48E" w14:textId="77777777" w:rsidR="00DE4EE4" w:rsidRDefault="00000000">
            <w:pPr>
              <w:ind w:firstLine="150"/>
            </w:pPr>
            <w:r>
              <w:rPr>
                <w:sz w:val="15"/>
              </w:rPr>
              <w:t>THz</w:t>
            </w:r>
            <w:r>
              <w:rPr>
                <w:sz w:val="15"/>
              </w:rPr>
              <w:t>撮像</w:t>
            </w:r>
          </w:p>
        </w:tc>
        <w:tc>
          <w:tcPr>
            <w:tcW w:w="749" w:type="dxa"/>
          </w:tcPr>
          <w:p w14:paraId="6E5BA2BB" w14:textId="77777777" w:rsidR="00DE4EE4" w:rsidRDefault="00000000">
            <w:pPr>
              <w:ind w:firstLine="150"/>
            </w:pPr>
            <w:r>
              <w:rPr>
                <w:sz w:val="15"/>
              </w:rPr>
              <w:t>受動</w:t>
            </w:r>
          </w:p>
        </w:tc>
        <w:tc>
          <w:tcPr>
            <w:tcW w:w="835" w:type="dxa"/>
          </w:tcPr>
          <w:p w14:paraId="4C7ED426" w14:textId="77777777" w:rsidR="00DE4EE4" w:rsidRDefault="00000000">
            <w:pPr>
              <w:ind w:firstLine="150"/>
            </w:pPr>
            <w:r>
              <w:rPr>
                <w:sz w:val="15"/>
              </w:rPr>
              <w:t>ID</w:t>
            </w:r>
            <w:r>
              <w:rPr>
                <w:sz w:val="15"/>
              </w:rPr>
              <w:t>級</w:t>
            </w:r>
          </w:p>
        </w:tc>
        <w:tc>
          <w:tcPr>
            <w:tcW w:w="662" w:type="dxa"/>
          </w:tcPr>
          <w:p w14:paraId="389D8528" w14:textId="77777777" w:rsidR="00DE4EE4" w:rsidRDefault="00000000">
            <w:pPr>
              <w:ind w:firstLine="150"/>
            </w:pPr>
            <w:r>
              <w:rPr>
                <w:sz w:val="15"/>
              </w:rPr>
              <w:t>なし</w:t>
            </w:r>
          </w:p>
        </w:tc>
      </w:tr>
      <w:tr w:rsidR="00DE4EE4" w14:paraId="511E4FC8" w14:textId="77777777" w:rsidTr="00481BB1">
        <w:tblPrEx>
          <w:tblW w:w="0" w:type="auto"/>
          <w:tblLayout w:type="fixed"/>
          <w:tblPrExChange w:id="74" w:author="栗原　一貴" w:date="2026-07-24T09:31:00Z" w16du:dateUtc="2026-07-24T00:31:00Z">
            <w:tblPrEx>
              <w:tblW w:w="0" w:type="auto"/>
              <w:tblLayout w:type="fixed"/>
            </w:tblPrEx>
          </w:tblPrExChange>
        </w:tblPrEx>
        <w:trPr>
          <w:trPrChange w:id="75" w:author="栗原　一貴" w:date="2026-07-24T09:31:00Z" w16du:dateUtc="2026-07-24T00:31:00Z">
            <w:trPr>
              <w:gridAfter w:val="0"/>
            </w:trPr>
          </w:trPrChange>
        </w:trPr>
        <w:tc>
          <w:tcPr>
            <w:tcW w:w="1181" w:type="dxa"/>
            <w:tcPrChange w:id="76" w:author="栗原　一貴" w:date="2026-07-24T09:31:00Z" w16du:dateUtc="2026-07-24T00:31:00Z">
              <w:tcPr>
                <w:tcW w:w="1181" w:type="dxa"/>
              </w:tcPr>
            </w:tcPrChange>
          </w:tcPr>
          <w:p w14:paraId="33303DBC" w14:textId="77777777" w:rsidR="00DE4EE4" w:rsidRDefault="00000000">
            <w:pPr>
              <w:ind w:firstLine="150"/>
            </w:pPr>
            <w:proofErr w:type="gramStart"/>
            <w:r>
              <w:rPr>
                <w:sz w:val="15"/>
              </w:rPr>
              <w:t>AirCode[</w:t>
            </w:r>
            <w:proofErr w:type="gramEnd"/>
            <w:r>
              <w:rPr>
                <w:sz w:val="15"/>
              </w:rPr>
              <w:t>3]</w:t>
            </w:r>
          </w:p>
        </w:tc>
        <w:tc>
          <w:tcPr>
            <w:tcW w:w="893" w:type="dxa"/>
            <w:tcPrChange w:id="77" w:author="栗原　一貴" w:date="2026-07-24T09:31:00Z" w16du:dateUtc="2026-07-24T00:31:00Z">
              <w:tcPr>
                <w:tcW w:w="893" w:type="dxa"/>
              </w:tcPr>
            </w:tcPrChange>
          </w:tcPr>
          <w:p w14:paraId="5CBD156F" w14:textId="77777777" w:rsidR="00DE4EE4" w:rsidRDefault="00000000">
            <w:pPr>
              <w:ind w:firstLine="150"/>
            </w:pPr>
            <w:r>
              <w:rPr>
                <w:sz w:val="15"/>
              </w:rPr>
              <w:t>投影</w:t>
            </w:r>
            <w:r>
              <w:rPr>
                <w:sz w:val="15"/>
              </w:rPr>
              <w:t>+</w:t>
            </w:r>
            <w:r>
              <w:rPr>
                <w:sz w:val="15"/>
              </w:rPr>
              <w:t>カメラ</w:t>
            </w:r>
          </w:p>
        </w:tc>
        <w:tc>
          <w:tcPr>
            <w:tcW w:w="749" w:type="dxa"/>
            <w:tcPrChange w:id="78" w:author="栗原　一貴" w:date="2026-07-24T09:31:00Z" w16du:dateUtc="2026-07-24T00:31:00Z">
              <w:tcPr>
                <w:tcW w:w="749" w:type="dxa"/>
              </w:tcPr>
            </w:tcPrChange>
          </w:tcPr>
          <w:p w14:paraId="5CEC2FBE" w14:textId="77777777" w:rsidR="00DE4EE4" w:rsidRDefault="00000000">
            <w:pPr>
              <w:ind w:firstLine="150"/>
            </w:pPr>
            <w:r>
              <w:rPr>
                <w:sz w:val="15"/>
              </w:rPr>
              <w:t>受動</w:t>
            </w:r>
          </w:p>
        </w:tc>
        <w:tc>
          <w:tcPr>
            <w:tcW w:w="835" w:type="dxa"/>
            <w:tcPrChange w:id="79" w:author="栗原　一貴" w:date="2026-07-24T09:31:00Z" w16du:dateUtc="2026-07-24T00:31:00Z">
              <w:tcPr>
                <w:tcW w:w="835" w:type="dxa"/>
              </w:tcPr>
            </w:tcPrChange>
          </w:tcPr>
          <w:p w14:paraId="6BF085DB" w14:textId="77777777" w:rsidR="00DE4EE4" w:rsidRDefault="00000000">
            <w:pPr>
              <w:ind w:firstLine="150"/>
            </w:pPr>
            <w:r>
              <w:rPr>
                <w:sz w:val="15"/>
              </w:rPr>
              <w:t>ID</w:t>
            </w:r>
            <w:r>
              <w:rPr>
                <w:sz w:val="15"/>
              </w:rPr>
              <w:t>級</w:t>
            </w:r>
          </w:p>
        </w:tc>
        <w:tc>
          <w:tcPr>
            <w:tcW w:w="732" w:type="dxa"/>
            <w:tcPrChange w:id="80" w:author="栗原　一貴" w:date="2026-07-24T09:31:00Z" w16du:dateUtc="2026-07-24T00:31:00Z">
              <w:tcPr>
                <w:tcW w:w="662" w:type="dxa"/>
              </w:tcPr>
            </w:tcPrChange>
          </w:tcPr>
          <w:p w14:paraId="054C09BD" w14:textId="77777777" w:rsidR="00DE4EE4" w:rsidRDefault="00000000">
            <w:pPr>
              <w:ind w:firstLine="150"/>
            </w:pPr>
            <w:r>
              <w:rPr>
                <w:sz w:val="15"/>
              </w:rPr>
              <w:t>なし</w:t>
            </w:r>
          </w:p>
        </w:tc>
      </w:tr>
      <w:tr w:rsidR="00DE4EE4" w14:paraId="710D381C" w14:textId="77777777" w:rsidTr="00481BB1">
        <w:tblPrEx>
          <w:tblW w:w="0" w:type="auto"/>
          <w:tblLayout w:type="fixed"/>
          <w:tblPrExChange w:id="81" w:author="栗原　一貴" w:date="2026-07-24T09:31:00Z" w16du:dateUtc="2026-07-24T00:31:00Z">
            <w:tblPrEx>
              <w:tblW w:w="0" w:type="auto"/>
              <w:tblLayout w:type="fixed"/>
            </w:tblPrEx>
          </w:tblPrExChange>
        </w:tblPrEx>
        <w:trPr>
          <w:trPrChange w:id="82" w:author="栗原　一貴" w:date="2026-07-24T09:31:00Z" w16du:dateUtc="2026-07-24T00:31:00Z">
            <w:trPr>
              <w:gridAfter w:val="0"/>
            </w:trPr>
          </w:trPrChange>
        </w:trPr>
        <w:tc>
          <w:tcPr>
            <w:tcW w:w="1181" w:type="dxa"/>
            <w:tcPrChange w:id="83" w:author="栗原　一貴" w:date="2026-07-24T09:31:00Z" w16du:dateUtc="2026-07-24T00:31:00Z">
              <w:tcPr>
                <w:tcW w:w="1181" w:type="dxa"/>
              </w:tcPr>
            </w:tcPrChange>
          </w:tcPr>
          <w:p w14:paraId="12E7875F" w14:textId="77777777" w:rsidR="00DE4EE4" w:rsidRDefault="00000000">
            <w:pPr>
              <w:ind w:firstLine="150"/>
            </w:pPr>
            <w:proofErr w:type="gramStart"/>
            <w:r>
              <w:rPr>
                <w:sz w:val="15"/>
              </w:rPr>
              <w:t>LayerCode[</w:t>
            </w:r>
            <w:proofErr w:type="gramEnd"/>
            <w:r>
              <w:rPr>
                <w:sz w:val="15"/>
              </w:rPr>
              <w:t>5]</w:t>
            </w:r>
          </w:p>
        </w:tc>
        <w:tc>
          <w:tcPr>
            <w:tcW w:w="893" w:type="dxa"/>
            <w:tcPrChange w:id="84" w:author="栗原　一貴" w:date="2026-07-24T09:31:00Z" w16du:dateUtc="2026-07-24T00:31:00Z">
              <w:tcPr>
                <w:tcW w:w="893" w:type="dxa"/>
              </w:tcPr>
            </w:tcPrChange>
          </w:tcPr>
          <w:p w14:paraId="57410793" w14:textId="77777777" w:rsidR="00DE4EE4" w:rsidRDefault="00000000">
            <w:pPr>
              <w:ind w:firstLine="150"/>
            </w:pPr>
            <w:r>
              <w:rPr>
                <w:sz w:val="15"/>
              </w:rPr>
              <w:t>カメラ</w:t>
            </w:r>
          </w:p>
        </w:tc>
        <w:tc>
          <w:tcPr>
            <w:tcW w:w="749" w:type="dxa"/>
            <w:tcPrChange w:id="85" w:author="栗原　一貴" w:date="2026-07-24T09:31:00Z" w16du:dateUtc="2026-07-24T00:31:00Z">
              <w:tcPr>
                <w:tcW w:w="749" w:type="dxa"/>
              </w:tcPr>
            </w:tcPrChange>
          </w:tcPr>
          <w:p w14:paraId="74CC77DA" w14:textId="77777777" w:rsidR="00DE4EE4" w:rsidRDefault="00000000">
            <w:pPr>
              <w:ind w:firstLine="150"/>
            </w:pPr>
            <w:r>
              <w:rPr>
                <w:sz w:val="15"/>
              </w:rPr>
              <w:t>受動</w:t>
            </w:r>
          </w:p>
        </w:tc>
        <w:tc>
          <w:tcPr>
            <w:tcW w:w="835" w:type="dxa"/>
            <w:tcPrChange w:id="86" w:author="栗原　一貴" w:date="2026-07-24T09:31:00Z" w16du:dateUtc="2026-07-24T00:31:00Z">
              <w:tcPr>
                <w:tcW w:w="835" w:type="dxa"/>
              </w:tcPr>
            </w:tcPrChange>
          </w:tcPr>
          <w:p w14:paraId="631EE426" w14:textId="77777777" w:rsidR="00DE4EE4" w:rsidRDefault="00000000">
            <w:pPr>
              <w:ind w:firstLine="150"/>
            </w:pPr>
            <w:r>
              <w:rPr>
                <w:sz w:val="15"/>
              </w:rPr>
              <w:t>数十</w:t>
            </w:r>
            <w:r>
              <w:rPr>
                <w:sz w:val="15"/>
              </w:rPr>
              <w:t>bit</w:t>
            </w:r>
          </w:p>
        </w:tc>
        <w:tc>
          <w:tcPr>
            <w:tcW w:w="732" w:type="dxa"/>
            <w:tcPrChange w:id="87" w:author="栗原　一貴" w:date="2026-07-24T09:31:00Z" w16du:dateUtc="2026-07-24T00:31:00Z">
              <w:tcPr>
                <w:tcW w:w="662" w:type="dxa"/>
              </w:tcPr>
            </w:tcPrChange>
          </w:tcPr>
          <w:p w14:paraId="33236CAF" w14:textId="77777777" w:rsidR="00DE4EE4" w:rsidRDefault="00000000">
            <w:pPr>
              <w:ind w:firstLine="150"/>
            </w:pPr>
            <w:r>
              <w:rPr>
                <w:sz w:val="15"/>
              </w:rPr>
              <w:t>なし</w:t>
            </w:r>
          </w:p>
        </w:tc>
      </w:tr>
      <w:tr w:rsidR="00DE4EE4" w14:paraId="412350EE" w14:textId="77777777" w:rsidTr="00481BB1">
        <w:tblPrEx>
          <w:tblW w:w="0" w:type="auto"/>
          <w:tblLayout w:type="fixed"/>
          <w:tblPrExChange w:id="88" w:author="栗原　一貴" w:date="2026-07-24T09:31:00Z" w16du:dateUtc="2026-07-24T00:31:00Z">
            <w:tblPrEx>
              <w:tblW w:w="0" w:type="auto"/>
              <w:tblLayout w:type="fixed"/>
            </w:tblPrEx>
          </w:tblPrExChange>
        </w:tblPrEx>
        <w:trPr>
          <w:trPrChange w:id="89" w:author="栗原　一貴" w:date="2026-07-24T09:31:00Z" w16du:dateUtc="2026-07-24T00:31:00Z">
            <w:trPr>
              <w:gridAfter w:val="0"/>
            </w:trPr>
          </w:trPrChange>
        </w:trPr>
        <w:tc>
          <w:tcPr>
            <w:tcW w:w="1181" w:type="dxa"/>
            <w:tcPrChange w:id="90" w:author="栗原　一貴" w:date="2026-07-24T09:31:00Z" w16du:dateUtc="2026-07-24T00:31:00Z">
              <w:tcPr>
                <w:tcW w:w="1181" w:type="dxa"/>
              </w:tcPr>
            </w:tcPrChange>
          </w:tcPr>
          <w:p w14:paraId="232E6F67" w14:textId="77777777" w:rsidR="00DE4EE4" w:rsidRDefault="00000000">
            <w:pPr>
              <w:ind w:firstLine="150"/>
            </w:pPr>
            <w:r>
              <w:rPr>
                <w:sz w:val="15"/>
              </w:rPr>
              <w:t>G-</w:t>
            </w:r>
            <w:proofErr w:type="gramStart"/>
            <w:r>
              <w:rPr>
                <w:sz w:val="15"/>
              </w:rPr>
              <w:t>ID[</w:t>
            </w:r>
            <w:proofErr w:type="gramEnd"/>
            <w:r>
              <w:rPr>
                <w:sz w:val="15"/>
              </w:rPr>
              <w:t>6]</w:t>
            </w:r>
          </w:p>
        </w:tc>
        <w:tc>
          <w:tcPr>
            <w:tcW w:w="893" w:type="dxa"/>
            <w:tcPrChange w:id="91" w:author="栗原　一貴" w:date="2026-07-24T09:31:00Z" w16du:dateUtc="2026-07-24T00:31:00Z">
              <w:tcPr>
                <w:tcW w:w="893" w:type="dxa"/>
              </w:tcPr>
            </w:tcPrChange>
          </w:tcPr>
          <w:p w14:paraId="4774852E" w14:textId="77777777" w:rsidR="00DE4EE4" w:rsidRDefault="00000000">
            <w:pPr>
              <w:ind w:firstLine="150"/>
            </w:pPr>
            <w:r>
              <w:rPr>
                <w:sz w:val="15"/>
              </w:rPr>
              <w:t>スマホカメラ</w:t>
            </w:r>
          </w:p>
        </w:tc>
        <w:tc>
          <w:tcPr>
            <w:tcW w:w="749" w:type="dxa"/>
            <w:tcPrChange w:id="92" w:author="栗原　一貴" w:date="2026-07-24T09:31:00Z" w16du:dateUtc="2026-07-24T00:31:00Z">
              <w:tcPr>
                <w:tcW w:w="749" w:type="dxa"/>
              </w:tcPr>
            </w:tcPrChange>
          </w:tcPr>
          <w:p w14:paraId="5C26097B" w14:textId="77777777" w:rsidR="00DE4EE4" w:rsidRDefault="00000000">
            <w:pPr>
              <w:ind w:firstLine="150"/>
            </w:pPr>
            <w:r>
              <w:rPr>
                <w:sz w:val="15"/>
              </w:rPr>
              <w:t>受動</w:t>
            </w:r>
          </w:p>
        </w:tc>
        <w:tc>
          <w:tcPr>
            <w:tcW w:w="835" w:type="dxa"/>
            <w:tcPrChange w:id="93" w:author="栗原　一貴" w:date="2026-07-24T09:31:00Z" w16du:dateUtc="2026-07-24T00:31:00Z">
              <w:tcPr>
                <w:tcW w:w="835" w:type="dxa"/>
              </w:tcPr>
            </w:tcPrChange>
          </w:tcPr>
          <w:p w14:paraId="3A46905F" w14:textId="77777777" w:rsidR="00DE4EE4" w:rsidRDefault="00000000">
            <w:pPr>
              <w:ind w:firstLine="150"/>
            </w:pPr>
            <w:r>
              <w:rPr>
                <w:sz w:val="15"/>
              </w:rPr>
              <w:t>約</w:t>
            </w:r>
            <w:r>
              <w:rPr>
                <w:sz w:val="15"/>
              </w:rPr>
              <w:t>14bit</w:t>
            </w:r>
          </w:p>
        </w:tc>
        <w:tc>
          <w:tcPr>
            <w:tcW w:w="732" w:type="dxa"/>
            <w:tcPrChange w:id="94" w:author="栗原　一貴" w:date="2026-07-24T09:31:00Z" w16du:dateUtc="2026-07-24T00:31:00Z">
              <w:tcPr>
                <w:tcW w:w="662" w:type="dxa"/>
              </w:tcPr>
            </w:tcPrChange>
          </w:tcPr>
          <w:p w14:paraId="401D5A70" w14:textId="77777777" w:rsidR="00DE4EE4" w:rsidRDefault="00000000">
            <w:pPr>
              <w:ind w:firstLine="150"/>
            </w:pPr>
            <w:r>
              <w:rPr>
                <w:sz w:val="15"/>
              </w:rPr>
              <w:t>なし</w:t>
            </w:r>
          </w:p>
        </w:tc>
      </w:tr>
      <w:tr w:rsidR="00DE4EE4" w14:paraId="65A3EE72" w14:textId="77777777" w:rsidTr="00481BB1">
        <w:tblPrEx>
          <w:tblW w:w="0" w:type="auto"/>
          <w:tblLayout w:type="fixed"/>
          <w:tblPrExChange w:id="95" w:author="栗原　一貴" w:date="2026-07-24T09:31:00Z" w16du:dateUtc="2026-07-24T00:31:00Z">
            <w:tblPrEx>
              <w:tblW w:w="0" w:type="auto"/>
              <w:tblLayout w:type="fixed"/>
            </w:tblPrEx>
          </w:tblPrExChange>
        </w:tblPrEx>
        <w:trPr>
          <w:trPrChange w:id="96" w:author="栗原　一貴" w:date="2026-07-24T09:31:00Z" w16du:dateUtc="2026-07-24T00:31:00Z">
            <w:trPr>
              <w:gridAfter w:val="0"/>
            </w:trPr>
          </w:trPrChange>
        </w:trPr>
        <w:tc>
          <w:tcPr>
            <w:tcW w:w="1181" w:type="dxa"/>
            <w:tcPrChange w:id="97" w:author="栗原　一貴" w:date="2026-07-24T09:31:00Z" w16du:dateUtc="2026-07-24T00:31:00Z">
              <w:tcPr>
                <w:tcW w:w="1181" w:type="dxa"/>
              </w:tcPr>
            </w:tcPrChange>
          </w:tcPr>
          <w:p w14:paraId="02E496ED" w14:textId="77777777" w:rsidR="00DE4EE4" w:rsidRDefault="00000000">
            <w:pPr>
              <w:ind w:firstLine="150"/>
            </w:pPr>
            <w:r>
              <w:rPr>
                <w:sz w:val="15"/>
              </w:rPr>
              <w:t xml:space="preserve">Acoustic </w:t>
            </w:r>
            <w:proofErr w:type="gramStart"/>
            <w:r>
              <w:rPr>
                <w:sz w:val="15"/>
              </w:rPr>
              <w:t>Barcodes[</w:t>
            </w:r>
            <w:proofErr w:type="gramEnd"/>
            <w:r>
              <w:rPr>
                <w:sz w:val="15"/>
              </w:rPr>
              <w:t>7]</w:t>
            </w:r>
          </w:p>
        </w:tc>
        <w:tc>
          <w:tcPr>
            <w:tcW w:w="893" w:type="dxa"/>
            <w:tcPrChange w:id="98" w:author="栗原　一貴" w:date="2026-07-24T09:31:00Z" w16du:dateUtc="2026-07-24T00:31:00Z">
              <w:tcPr>
                <w:tcW w:w="893" w:type="dxa"/>
              </w:tcPr>
            </w:tcPrChange>
          </w:tcPr>
          <w:p w14:paraId="167EBB1F" w14:textId="77777777" w:rsidR="00DE4EE4" w:rsidRDefault="00000000">
            <w:pPr>
              <w:ind w:firstLine="150"/>
            </w:pPr>
            <w:r>
              <w:rPr>
                <w:sz w:val="15"/>
              </w:rPr>
              <w:t>接触マイク</w:t>
            </w:r>
          </w:p>
        </w:tc>
        <w:tc>
          <w:tcPr>
            <w:tcW w:w="749" w:type="dxa"/>
            <w:tcPrChange w:id="99" w:author="栗原　一貴" w:date="2026-07-24T09:31:00Z" w16du:dateUtc="2026-07-24T00:31:00Z">
              <w:tcPr>
                <w:tcW w:w="749" w:type="dxa"/>
              </w:tcPr>
            </w:tcPrChange>
          </w:tcPr>
          <w:p w14:paraId="16DD5082" w14:textId="77777777" w:rsidR="00DE4EE4" w:rsidRDefault="00000000">
            <w:pPr>
              <w:ind w:firstLine="150"/>
            </w:pPr>
            <w:r>
              <w:rPr>
                <w:sz w:val="15"/>
              </w:rPr>
              <w:t>こする</w:t>
            </w:r>
          </w:p>
        </w:tc>
        <w:tc>
          <w:tcPr>
            <w:tcW w:w="835" w:type="dxa"/>
            <w:tcPrChange w:id="100" w:author="栗原　一貴" w:date="2026-07-24T09:31:00Z" w16du:dateUtc="2026-07-24T00:31:00Z">
              <w:tcPr>
                <w:tcW w:w="835" w:type="dxa"/>
              </w:tcPr>
            </w:tcPrChange>
          </w:tcPr>
          <w:p w14:paraId="43665734" w14:textId="77777777" w:rsidR="00DE4EE4" w:rsidRDefault="00000000">
            <w:pPr>
              <w:ind w:firstLine="150"/>
            </w:pPr>
            <w:r>
              <w:rPr>
                <w:sz w:val="15"/>
              </w:rPr>
              <w:t>数十</w:t>
            </w:r>
            <w:r>
              <w:rPr>
                <w:sz w:val="15"/>
              </w:rPr>
              <w:t>bit</w:t>
            </w:r>
          </w:p>
        </w:tc>
        <w:tc>
          <w:tcPr>
            <w:tcW w:w="732" w:type="dxa"/>
            <w:tcPrChange w:id="101" w:author="栗原　一貴" w:date="2026-07-24T09:31:00Z" w16du:dateUtc="2026-07-24T00:31:00Z">
              <w:tcPr>
                <w:tcW w:w="662" w:type="dxa"/>
              </w:tcPr>
            </w:tcPrChange>
          </w:tcPr>
          <w:p w14:paraId="482C46C6" w14:textId="77777777" w:rsidR="00DE4EE4" w:rsidRDefault="00000000">
            <w:pPr>
              <w:ind w:firstLine="150"/>
            </w:pPr>
            <w:r>
              <w:rPr>
                <w:sz w:val="15"/>
              </w:rPr>
              <w:t>なし</w:t>
            </w:r>
          </w:p>
        </w:tc>
      </w:tr>
      <w:tr w:rsidR="00DE4EE4" w14:paraId="4D7D9B84" w14:textId="77777777" w:rsidTr="00481BB1">
        <w:tblPrEx>
          <w:tblW w:w="0" w:type="auto"/>
          <w:tblLayout w:type="fixed"/>
          <w:tblPrExChange w:id="102" w:author="栗原　一貴" w:date="2026-07-24T09:31:00Z" w16du:dateUtc="2026-07-24T00:31:00Z">
            <w:tblPrEx>
              <w:tblW w:w="0" w:type="auto"/>
              <w:tblLayout w:type="fixed"/>
            </w:tblPrEx>
          </w:tblPrExChange>
        </w:tblPrEx>
        <w:trPr>
          <w:trPrChange w:id="103" w:author="栗原　一貴" w:date="2026-07-24T09:31:00Z" w16du:dateUtc="2026-07-24T00:31:00Z">
            <w:trPr>
              <w:gridAfter w:val="0"/>
            </w:trPr>
          </w:trPrChange>
        </w:trPr>
        <w:tc>
          <w:tcPr>
            <w:tcW w:w="1181" w:type="dxa"/>
            <w:tcPrChange w:id="104" w:author="栗原　一貴" w:date="2026-07-24T09:31:00Z" w16du:dateUtc="2026-07-24T00:31:00Z">
              <w:tcPr>
                <w:tcW w:w="1181" w:type="dxa"/>
              </w:tcPr>
            </w:tcPrChange>
          </w:tcPr>
          <w:p w14:paraId="5CFF876B" w14:textId="77777777" w:rsidR="00DE4EE4" w:rsidRDefault="00000000">
            <w:pPr>
              <w:ind w:firstLine="150"/>
            </w:pPr>
            <w:proofErr w:type="gramStart"/>
            <w:r>
              <w:rPr>
                <w:sz w:val="15"/>
              </w:rPr>
              <w:t>Lamello[</w:t>
            </w:r>
            <w:proofErr w:type="gramEnd"/>
            <w:r>
              <w:rPr>
                <w:sz w:val="15"/>
              </w:rPr>
              <w:t>8]</w:t>
            </w:r>
          </w:p>
        </w:tc>
        <w:tc>
          <w:tcPr>
            <w:tcW w:w="893" w:type="dxa"/>
            <w:tcPrChange w:id="105" w:author="栗原　一貴" w:date="2026-07-24T09:31:00Z" w16du:dateUtc="2026-07-24T00:31:00Z">
              <w:tcPr>
                <w:tcW w:w="893" w:type="dxa"/>
              </w:tcPr>
            </w:tcPrChange>
          </w:tcPr>
          <w:p w14:paraId="51FB0550" w14:textId="77777777" w:rsidR="00DE4EE4" w:rsidRDefault="00000000">
            <w:pPr>
              <w:ind w:firstLine="150"/>
            </w:pPr>
            <w:r>
              <w:rPr>
                <w:sz w:val="15"/>
              </w:rPr>
              <w:t>接触マイク</w:t>
            </w:r>
          </w:p>
        </w:tc>
        <w:tc>
          <w:tcPr>
            <w:tcW w:w="749" w:type="dxa"/>
            <w:tcPrChange w:id="106" w:author="栗原　一貴" w:date="2026-07-24T09:31:00Z" w16du:dateUtc="2026-07-24T00:31:00Z">
              <w:tcPr>
                <w:tcW w:w="749" w:type="dxa"/>
              </w:tcPr>
            </w:tcPrChange>
          </w:tcPr>
          <w:p w14:paraId="2607A80E" w14:textId="77777777" w:rsidR="00DE4EE4" w:rsidRDefault="00000000">
            <w:pPr>
              <w:ind w:firstLine="150"/>
            </w:pPr>
            <w:r>
              <w:rPr>
                <w:sz w:val="15"/>
              </w:rPr>
              <w:t>はじく</w:t>
            </w:r>
          </w:p>
        </w:tc>
        <w:tc>
          <w:tcPr>
            <w:tcW w:w="835" w:type="dxa"/>
            <w:tcPrChange w:id="107" w:author="栗原　一貴" w:date="2026-07-24T09:31:00Z" w16du:dateUtc="2026-07-24T00:31:00Z">
              <w:tcPr>
                <w:tcW w:w="835" w:type="dxa"/>
              </w:tcPr>
            </w:tcPrChange>
          </w:tcPr>
          <w:p w14:paraId="0EC6DA56" w14:textId="77777777" w:rsidR="00DE4EE4" w:rsidRDefault="00000000">
            <w:pPr>
              <w:ind w:firstLine="150"/>
            </w:pPr>
            <w:r>
              <w:rPr>
                <w:sz w:val="15"/>
              </w:rPr>
              <w:t>入力検出</w:t>
            </w:r>
          </w:p>
        </w:tc>
        <w:tc>
          <w:tcPr>
            <w:tcW w:w="732" w:type="dxa"/>
            <w:tcPrChange w:id="108" w:author="栗原　一貴" w:date="2026-07-24T09:31:00Z" w16du:dateUtc="2026-07-24T00:31:00Z">
              <w:tcPr>
                <w:tcW w:w="662" w:type="dxa"/>
              </w:tcPr>
            </w:tcPrChange>
          </w:tcPr>
          <w:p w14:paraId="7DB2C006" w14:textId="77777777" w:rsidR="00DE4EE4" w:rsidRDefault="00000000">
            <w:pPr>
              <w:ind w:firstLine="150"/>
            </w:pPr>
            <w:r>
              <w:rPr>
                <w:sz w:val="15"/>
              </w:rPr>
              <w:t>なし</w:t>
            </w:r>
          </w:p>
        </w:tc>
      </w:tr>
      <w:tr w:rsidR="00DE4EE4" w14:paraId="2671116C" w14:textId="77777777" w:rsidTr="00481BB1">
        <w:tblPrEx>
          <w:tblW w:w="0" w:type="auto"/>
          <w:tblLayout w:type="fixed"/>
          <w:tblPrExChange w:id="109" w:author="栗原　一貴" w:date="2026-07-24T09:31:00Z" w16du:dateUtc="2026-07-24T00:31:00Z">
            <w:tblPrEx>
              <w:tblW w:w="0" w:type="auto"/>
              <w:tblLayout w:type="fixed"/>
            </w:tblPrEx>
          </w:tblPrExChange>
        </w:tblPrEx>
        <w:trPr>
          <w:trPrChange w:id="110" w:author="栗原　一貴" w:date="2026-07-24T09:31:00Z" w16du:dateUtc="2026-07-24T00:31:00Z">
            <w:trPr>
              <w:gridAfter w:val="0"/>
            </w:trPr>
          </w:trPrChange>
        </w:trPr>
        <w:tc>
          <w:tcPr>
            <w:tcW w:w="1181" w:type="dxa"/>
            <w:tcPrChange w:id="111" w:author="栗原　一貴" w:date="2026-07-24T09:31:00Z" w16du:dateUtc="2026-07-24T00:31:00Z">
              <w:tcPr>
                <w:tcW w:w="1181" w:type="dxa"/>
              </w:tcPr>
            </w:tcPrChange>
          </w:tcPr>
          <w:p w14:paraId="66C40206" w14:textId="77777777" w:rsidR="00DE4EE4" w:rsidRDefault="00000000">
            <w:pPr>
              <w:ind w:firstLine="150"/>
            </w:pPr>
            <w:r>
              <w:rPr>
                <w:sz w:val="15"/>
              </w:rPr>
              <w:t xml:space="preserve">Acoustic </w:t>
            </w:r>
            <w:proofErr w:type="gramStart"/>
            <w:r>
              <w:rPr>
                <w:sz w:val="15"/>
              </w:rPr>
              <w:t>Voxels[</w:t>
            </w:r>
            <w:proofErr w:type="gramEnd"/>
            <w:r>
              <w:rPr>
                <w:sz w:val="15"/>
              </w:rPr>
              <w:t>2]</w:t>
            </w:r>
          </w:p>
        </w:tc>
        <w:tc>
          <w:tcPr>
            <w:tcW w:w="893" w:type="dxa"/>
            <w:tcPrChange w:id="112" w:author="栗原　一貴" w:date="2026-07-24T09:31:00Z" w16du:dateUtc="2026-07-24T00:31:00Z">
              <w:tcPr>
                <w:tcW w:w="893" w:type="dxa"/>
              </w:tcPr>
            </w:tcPrChange>
          </w:tcPr>
          <w:p w14:paraId="088E8FAD" w14:textId="77777777" w:rsidR="00DE4EE4" w:rsidRDefault="00000000">
            <w:pPr>
              <w:ind w:firstLine="150"/>
            </w:pPr>
            <w:r>
              <w:rPr>
                <w:sz w:val="15"/>
              </w:rPr>
              <w:t>マイク</w:t>
            </w:r>
          </w:p>
        </w:tc>
        <w:tc>
          <w:tcPr>
            <w:tcW w:w="749" w:type="dxa"/>
            <w:tcPrChange w:id="113" w:author="栗原　一貴" w:date="2026-07-24T09:31:00Z" w16du:dateUtc="2026-07-24T00:31:00Z">
              <w:tcPr>
                <w:tcW w:w="749" w:type="dxa"/>
              </w:tcPr>
            </w:tcPrChange>
          </w:tcPr>
          <w:p w14:paraId="602A9E1D" w14:textId="77777777" w:rsidR="00DE4EE4" w:rsidRDefault="00000000">
            <w:pPr>
              <w:ind w:firstLine="150"/>
            </w:pPr>
            <w:r>
              <w:rPr>
                <w:sz w:val="15"/>
              </w:rPr>
              <w:t>外部音源</w:t>
            </w:r>
          </w:p>
        </w:tc>
        <w:tc>
          <w:tcPr>
            <w:tcW w:w="835" w:type="dxa"/>
            <w:tcPrChange w:id="114" w:author="栗原　一貴" w:date="2026-07-24T09:31:00Z" w16du:dateUtc="2026-07-24T00:31:00Z">
              <w:tcPr>
                <w:tcW w:w="835" w:type="dxa"/>
              </w:tcPr>
            </w:tcPrChange>
          </w:tcPr>
          <w:p w14:paraId="5E009633" w14:textId="77777777" w:rsidR="00DE4EE4" w:rsidRDefault="00000000">
            <w:pPr>
              <w:ind w:firstLine="150"/>
            </w:pPr>
            <w:r>
              <w:rPr>
                <w:sz w:val="15"/>
              </w:rPr>
              <w:t>ID</w:t>
            </w:r>
            <w:r>
              <w:rPr>
                <w:sz w:val="15"/>
              </w:rPr>
              <w:t>級</w:t>
            </w:r>
          </w:p>
        </w:tc>
        <w:tc>
          <w:tcPr>
            <w:tcW w:w="732" w:type="dxa"/>
            <w:tcPrChange w:id="115" w:author="栗原　一貴" w:date="2026-07-24T09:31:00Z" w16du:dateUtc="2026-07-24T00:31:00Z">
              <w:tcPr>
                <w:tcW w:w="662" w:type="dxa"/>
              </w:tcPr>
            </w:tcPrChange>
          </w:tcPr>
          <w:p w14:paraId="578F104C" w14:textId="77777777" w:rsidR="00DE4EE4" w:rsidRDefault="00000000">
            <w:pPr>
              <w:ind w:firstLine="150"/>
            </w:pPr>
            <w:r>
              <w:rPr>
                <w:sz w:val="15"/>
              </w:rPr>
              <w:t>なし</w:t>
            </w:r>
          </w:p>
        </w:tc>
      </w:tr>
      <w:tr w:rsidR="00DE4EE4" w14:paraId="63D590A9" w14:textId="77777777" w:rsidTr="00481BB1">
        <w:tblPrEx>
          <w:tblW w:w="0" w:type="auto"/>
          <w:tblLayout w:type="fixed"/>
          <w:tblPrExChange w:id="116" w:author="栗原　一貴" w:date="2026-07-24T09:31:00Z" w16du:dateUtc="2026-07-24T00:31:00Z">
            <w:tblPrEx>
              <w:tblW w:w="0" w:type="auto"/>
              <w:tblLayout w:type="fixed"/>
            </w:tblPrEx>
          </w:tblPrExChange>
        </w:tblPrEx>
        <w:trPr>
          <w:trPrChange w:id="117" w:author="栗原　一貴" w:date="2026-07-24T09:31:00Z" w16du:dateUtc="2026-07-24T00:31:00Z">
            <w:trPr>
              <w:gridAfter w:val="0"/>
            </w:trPr>
          </w:trPrChange>
        </w:trPr>
        <w:tc>
          <w:tcPr>
            <w:tcW w:w="1181" w:type="dxa"/>
            <w:tcPrChange w:id="118" w:author="栗原　一貴" w:date="2026-07-24T09:31:00Z" w16du:dateUtc="2026-07-24T00:31:00Z">
              <w:tcPr>
                <w:tcW w:w="1181" w:type="dxa"/>
              </w:tcPr>
            </w:tcPrChange>
          </w:tcPr>
          <w:p w14:paraId="5AB61F98" w14:textId="77777777" w:rsidR="00DE4EE4" w:rsidRDefault="00000000">
            <w:pPr>
              <w:ind w:firstLine="150"/>
            </w:pPr>
            <w:proofErr w:type="gramStart"/>
            <w:r>
              <w:rPr>
                <w:sz w:val="15"/>
              </w:rPr>
              <w:t>Blowhole[</w:t>
            </w:r>
            <w:proofErr w:type="gramEnd"/>
            <w:r>
              <w:rPr>
                <w:sz w:val="15"/>
              </w:rPr>
              <w:t>1]</w:t>
            </w:r>
          </w:p>
        </w:tc>
        <w:tc>
          <w:tcPr>
            <w:tcW w:w="893" w:type="dxa"/>
            <w:tcPrChange w:id="119" w:author="栗原　一貴" w:date="2026-07-24T09:31:00Z" w16du:dateUtc="2026-07-24T00:31:00Z">
              <w:tcPr>
                <w:tcW w:w="893" w:type="dxa"/>
              </w:tcPr>
            </w:tcPrChange>
          </w:tcPr>
          <w:p w14:paraId="17E6EF60" w14:textId="77777777" w:rsidR="00DE4EE4" w:rsidRDefault="00000000">
            <w:pPr>
              <w:ind w:firstLine="150"/>
            </w:pPr>
            <w:r>
              <w:rPr>
                <w:sz w:val="15"/>
              </w:rPr>
              <w:t>マイク</w:t>
            </w:r>
          </w:p>
        </w:tc>
        <w:tc>
          <w:tcPr>
            <w:tcW w:w="749" w:type="dxa"/>
            <w:tcPrChange w:id="120" w:author="栗原　一貴" w:date="2026-07-24T09:31:00Z" w16du:dateUtc="2026-07-24T00:31:00Z">
              <w:tcPr>
                <w:tcW w:w="749" w:type="dxa"/>
              </w:tcPr>
            </w:tcPrChange>
          </w:tcPr>
          <w:p w14:paraId="1179F199" w14:textId="77777777" w:rsidR="00DE4EE4" w:rsidRDefault="00000000">
            <w:pPr>
              <w:ind w:firstLine="150"/>
            </w:pPr>
            <w:r>
              <w:rPr>
                <w:sz w:val="15"/>
              </w:rPr>
              <w:t>呼気</w:t>
            </w:r>
          </w:p>
        </w:tc>
        <w:tc>
          <w:tcPr>
            <w:tcW w:w="835" w:type="dxa"/>
            <w:tcPrChange w:id="121" w:author="栗原　一貴" w:date="2026-07-24T09:31:00Z" w16du:dateUtc="2026-07-24T00:31:00Z">
              <w:tcPr>
                <w:tcW w:w="835" w:type="dxa"/>
              </w:tcPr>
            </w:tcPrChange>
          </w:tcPr>
          <w:p w14:paraId="0E362525" w14:textId="77777777" w:rsidR="00DE4EE4" w:rsidRDefault="00000000">
            <w:pPr>
              <w:ind w:firstLine="150"/>
            </w:pPr>
            <w:r>
              <w:rPr>
                <w:sz w:val="15"/>
              </w:rPr>
              <w:t>ID</w:t>
            </w:r>
            <w:r>
              <w:rPr>
                <w:sz w:val="15"/>
              </w:rPr>
              <w:t>級</w:t>
            </w:r>
          </w:p>
        </w:tc>
        <w:tc>
          <w:tcPr>
            <w:tcW w:w="732" w:type="dxa"/>
            <w:tcPrChange w:id="122" w:author="栗原　一貴" w:date="2026-07-24T09:31:00Z" w16du:dateUtc="2026-07-24T00:31:00Z">
              <w:tcPr>
                <w:tcW w:w="662" w:type="dxa"/>
              </w:tcPr>
            </w:tcPrChange>
          </w:tcPr>
          <w:p w14:paraId="4E3BB683" w14:textId="77777777" w:rsidR="00DE4EE4" w:rsidRDefault="00000000">
            <w:pPr>
              <w:ind w:firstLine="150"/>
            </w:pPr>
            <w:r>
              <w:rPr>
                <w:sz w:val="15"/>
              </w:rPr>
              <w:t>なし</w:t>
            </w:r>
          </w:p>
        </w:tc>
      </w:tr>
      <w:tr w:rsidR="00DE4EE4" w14:paraId="160291EB" w14:textId="77777777" w:rsidTr="00481BB1">
        <w:tblPrEx>
          <w:tblW w:w="0" w:type="auto"/>
          <w:tblLayout w:type="fixed"/>
          <w:tblPrExChange w:id="123" w:author="栗原　一貴" w:date="2026-07-24T09:31:00Z" w16du:dateUtc="2026-07-24T00:31:00Z">
            <w:tblPrEx>
              <w:tblW w:w="0" w:type="auto"/>
              <w:tblLayout w:type="fixed"/>
            </w:tblPrEx>
          </w:tblPrExChange>
        </w:tblPrEx>
        <w:trPr>
          <w:trPrChange w:id="124" w:author="栗原　一貴" w:date="2026-07-24T09:31:00Z" w16du:dateUtc="2026-07-24T00:31:00Z">
            <w:trPr>
              <w:gridAfter w:val="0"/>
            </w:trPr>
          </w:trPrChange>
        </w:trPr>
        <w:tc>
          <w:tcPr>
            <w:tcW w:w="1181" w:type="dxa"/>
            <w:tcPrChange w:id="125" w:author="栗原　一貴" w:date="2026-07-24T09:31:00Z" w16du:dateUtc="2026-07-24T00:31:00Z">
              <w:tcPr>
                <w:tcW w:w="1181" w:type="dxa"/>
              </w:tcPr>
            </w:tcPrChange>
          </w:tcPr>
          <w:p w14:paraId="131B91C4" w14:textId="77777777" w:rsidR="00DE4EE4" w:rsidRDefault="00000000">
            <w:pPr>
              <w:ind w:firstLine="150"/>
            </w:pPr>
            <w:r>
              <w:rPr>
                <w:sz w:val="15"/>
              </w:rPr>
              <w:t>本研究</w:t>
            </w:r>
          </w:p>
        </w:tc>
        <w:tc>
          <w:tcPr>
            <w:tcW w:w="893" w:type="dxa"/>
            <w:tcPrChange w:id="126" w:author="栗原　一貴" w:date="2026-07-24T09:31:00Z" w16du:dateUtc="2026-07-24T00:31:00Z">
              <w:tcPr>
                <w:tcW w:w="893" w:type="dxa"/>
              </w:tcPr>
            </w:tcPrChange>
          </w:tcPr>
          <w:p w14:paraId="23B3D509" w14:textId="77777777" w:rsidR="00DE4EE4" w:rsidRDefault="00000000">
            <w:pPr>
              <w:ind w:firstLine="150"/>
            </w:pPr>
            <w:r>
              <w:rPr>
                <w:sz w:val="15"/>
              </w:rPr>
              <w:t>スマホマイク</w:t>
            </w:r>
          </w:p>
        </w:tc>
        <w:tc>
          <w:tcPr>
            <w:tcW w:w="749" w:type="dxa"/>
            <w:tcPrChange w:id="127" w:author="栗原　一貴" w:date="2026-07-24T09:31:00Z" w16du:dateUtc="2026-07-24T00:31:00Z">
              <w:tcPr>
                <w:tcW w:w="749" w:type="dxa"/>
              </w:tcPr>
            </w:tcPrChange>
          </w:tcPr>
          <w:p w14:paraId="45008306" w14:textId="77777777" w:rsidR="00DE4EE4" w:rsidRDefault="00000000">
            <w:pPr>
              <w:ind w:firstLine="150"/>
            </w:pPr>
            <w:r>
              <w:rPr>
                <w:sz w:val="15"/>
              </w:rPr>
              <w:t>呼気</w:t>
            </w:r>
          </w:p>
        </w:tc>
        <w:tc>
          <w:tcPr>
            <w:tcW w:w="835" w:type="dxa"/>
            <w:tcPrChange w:id="128" w:author="栗原　一貴" w:date="2026-07-24T09:31:00Z" w16du:dateUtc="2026-07-24T00:31:00Z">
              <w:tcPr>
                <w:tcW w:w="835" w:type="dxa"/>
              </w:tcPr>
            </w:tcPrChange>
          </w:tcPr>
          <w:p w14:paraId="3FAF6555" w14:textId="77777777" w:rsidR="00DE4EE4" w:rsidRDefault="00000000">
            <w:pPr>
              <w:ind w:firstLine="150"/>
            </w:pPr>
            <w:r>
              <w:rPr>
                <w:sz w:val="15"/>
              </w:rPr>
              <w:t>約</w:t>
            </w:r>
            <w:r>
              <w:rPr>
                <w:sz w:val="15"/>
              </w:rPr>
              <w:t>3.7bit/</w:t>
            </w:r>
            <w:r>
              <w:rPr>
                <w:sz w:val="15"/>
              </w:rPr>
              <w:t>本</w:t>
            </w:r>
          </w:p>
        </w:tc>
        <w:tc>
          <w:tcPr>
            <w:tcW w:w="732" w:type="dxa"/>
            <w:tcPrChange w:id="129" w:author="栗原　一貴" w:date="2026-07-24T09:31:00Z" w16du:dateUtc="2026-07-24T00:31:00Z">
              <w:tcPr>
                <w:tcW w:w="662" w:type="dxa"/>
              </w:tcPr>
            </w:tcPrChange>
          </w:tcPr>
          <w:p w14:paraId="46CF33C9" w14:textId="77777777" w:rsidR="00DE4EE4" w:rsidRDefault="00000000">
            <w:pPr>
              <w:ind w:firstLine="150"/>
            </w:pPr>
            <w:r>
              <w:rPr>
                <w:sz w:val="15"/>
              </w:rPr>
              <w:t>あり</w:t>
            </w:r>
          </w:p>
        </w:tc>
      </w:tr>
    </w:tbl>
    <w:p w14:paraId="7BA4AD6C" w14:textId="77777777" w:rsidR="00DE4EE4" w:rsidRDefault="00000000">
      <w:pPr>
        <w:pStyle w:val="2"/>
        <w:spacing w:before="120" w:after="60"/>
        <w:ind w:left="392" w:hanging="392"/>
      </w:pPr>
      <w:r>
        <w:t>秘密の保管と鍵管理の実務</w:t>
      </w:r>
    </w:p>
    <w:p w14:paraId="779E0C41" w14:textId="6295CB77" w:rsidR="00DE4EE4" w:rsidRDefault="00000000">
      <w:pPr>
        <w:pStyle w:val="ad"/>
        <w:spacing w:line="260" w:lineRule="exact"/>
        <w:ind w:firstLine="180"/>
      </w:pPr>
      <w:r>
        <w:t>金属板に秘密を刻印する製品群</w:t>
      </w:r>
      <w:r>
        <w:t>[15]</w:t>
      </w:r>
      <w:r>
        <w:t>は災害への耐性に特化した担体であり，偽装性と機械での読み取りやすさを持たない．</w:t>
      </w:r>
      <w:r>
        <w:t>Casascius</w:t>
      </w:r>
      <w:r>
        <w:t>物理ビットコイン</w:t>
      </w:r>
      <w:r>
        <w:t>[14]</w:t>
      </w:r>
      <w:r>
        <w:t>は鍵を封入したコインを製品化したが，製造者が鍵を知り得る構造だった．</w:t>
      </w:r>
      <w:r>
        <w:t>SLIP-39[12]</w:t>
      </w:r>
      <w:r>
        <w:t>と</w:t>
      </w:r>
      <w:r>
        <w:t>SSKR[13]</w:t>
      </w:r>
      <w:r>
        <w:t>は秘密分散の断片をどう符号化して運用するかの業界標準であり，本研究はこれらの断片を運ぶ「新しい物理的な入れ物」として</w:t>
      </w:r>
      <w:r w:rsidR="00481BB1">
        <w:rPr>
          <w:rFonts w:hint="eastAsia"/>
        </w:rPr>
        <w:t>活用される</w:t>
      </w:r>
      <w:r>
        <w:t>．物理的な封印がどれほど破られやすいかを体系評価した</w:t>
      </w:r>
      <w:r>
        <w:t>Johnston</w:t>
      </w:r>
      <w:r>
        <w:t>の研究</w:t>
      </w:r>
      <w:r>
        <w:t>[16]</w:t>
      </w:r>
      <w:r>
        <w:t>は，物理層に秘匿を負わせないという本研究の</w:t>
      </w:r>
      <w:r w:rsidR="00481BB1">
        <w:rPr>
          <w:rFonts w:hint="eastAsia"/>
        </w:rPr>
        <w:t>位置づけを補強する</w:t>
      </w:r>
      <w:r>
        <w:t>．鍵管理の使いやすさを定式化した</w:t>
      </w:r>
      <w:r>
        <w:t>Eskandari</w:t>
      </w:r>
      <w:r>
        <w:t>らの枠組み</w:t>
      </w:r>
      <w:r>
        <w:t>[17]</w:t>
      </w:r>
      <w:r>
        <w:t>に対して，本研究は「自分で製造できる・電源なしで機械読み取りできる・偽装できる」という未充足の組み合わせを埋める位置にある．</w:t>
      </w:r>
    </w:p>
    <w:p w14:paraId="05491BC5" w14:textId="77777777" w:rsidR="00DE4EE4" w:rsidRDefault="00000000">
      <w:pPr>
        <w:pStyle w:val="1"/>
        <w:spacing w:after="60"/>
        <w:ind w:left="431" w:hanging="431"/>
      </w:pPr>
      <w:r>
        <w:t>CipherFlute</w:t>
      </w:r>
      <w:r>
        <w:t>の設計</w:t>
      </w:r>
    </w:p>
    <w:p w14:paraId="60BAF54F" w14:textId="77777777" w:rsidR="00DE4EE4" w:rsidRDefault="00000000">
      <w:pPr>
        <w:pStyle w:val="2"/>
        <w:spacing w:before="120" w:after="60"/>
        <w:ind w:left="392" w:hanging="392"/>
      </w:pPr>
      <w:r>
        <w:t>笛の構造と，長さから音の高さを決める式</w:t>
      </w:r>
    </w:p>
    <w:p w14:paraId="7F61BFFF" w14:textId="19E17521" w:rsidR="00DE4EE4" w:rsidRDefault="00000000">
      <w:pPr>
        <w:pStyle w:val="ad"/>
        <w:spacing w:line="260" w:lineRule="exact"/>
        <w:ind w:firstLine="180"/>
      </w:pPr>
      <w:r>
        <w:t>発音体には，小型の円筒型を軸方向に半分に割った断面の笛（厚さ4 mm，幅7 mm）を用いる．家庭用の3Dプリンタにサポート材なしで平置きで印刷でき，複数本を密着させて融合できる（図2）．最終的な応用では，求める暗号強度に応じた本数の笛を採用し，日用品の形に合わせて自由なレイアウトで配置する．管の長さL [mm]と音の高さ（基本周波数f [Hz]）の関係は，f = A/(L+e) という単純な式でよく近似できる（Aは笛の形状で決まる定数，eは管の端の効果を吸収する補正の長さである）．採用した発音体は</w:t>
      </w:r>
    </w:p>
    <w:p w14:paraId="640F93D8" w14:textId="77777777" w:rsidR="00DE4EE4" w:rsidRDefault="00000000">
      <w:pPr>
        <w:spacing w:before="80" w:after="40"/>
        <w:ind w:firstLine="200"/>
        <w:jc w:val="center"/>
      </w:pPr>
      <w:r>
        <w:rPr>
          <w:noProof/>
        </w:rPr>
        <w:drawing>
          <wp:inline distT="0" distB="0" distL="0" distR="0" wp14:anchorId="36BE79FF" wp14:editId="445AEF86">
            <wp:extent cx="2743200" cy="12430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late.png"/>
                    <pic:cNvPicPr/>
                  </pic:nvPicPr>
                  <pic:blipFill>
                    <a:blip r:embed="rId15"/>
                    <a:stretch>
                      <a:fillRect/>
                    </a:stretch>
                  </pic:blipFill>
                  <pic:spPr>
                    <a:xfrm>
                      <a:off x="0" y="0"/>
                      <a:ext cx="2743200" cy="1243012"/>
                    </a:xfrm>
                    <a:prstGeom prst="rect">
                      <a:avLst/>
                    </a:prstGeom>
                  </pic:spPr>
                </pic:pic>
              </a:graphicData>
            </a:graphic>
          </wp:inline>
        </w:drawing>
      </w:r>
    </w:p>
    <w:p w14:paraId="44A7A933" w14:textId="18F7BED2" w:rsidR="00DE4EE4" w:rsidRDefault="00000000">
      <w:pPr>
        <w:pStyle w:val="af6"/>
        <w:ind w:firstLine="160"/>
      </w:pPr>
      <w:r>
        <w:t>図</w:t>
      </w:r>
      <w:r>
        <w:t>2</w:t>
      </w:r>
      <w:r>
        <w:t xml:space="preserve">　笛を並べた</w:t>
      </w:r>
      <w:r>
        <w:t>3D</w:t>
      </w:r>
      <w:r>
        <w:t>モデル．長さの違う笛が並び，左端の吹き込み口から吹く．</w:t>
      </w:r>
      <w:r w:rsidR="00481BB1" w:rsidDel="00481BB1">
        <w:t xml:space="preserve"> </w:t>
      </w:r>
    </w:p>
    <w:p w14:paraId="6F12DA4C" w14:textId="77777777" w:rsidR="00DE4EE4" w:rsidRDefault="00000000">
      <w:pPr>
        <w:pStyle w:val="2"/>
        <w:spacing w:before="120" w:after="60"/>
        <w:ind w:left="392" w:hanging="392"/>
      </w:pPr>
      <w:r>
        <w:lastRenderedPageBreak/>
        <w:t>音の高さの置き場（スロット）の決め方</w:t>
      </w:r>
    </w:p>
    <w:p w14:paraId="414D8E78" w14:textId="40F24CB0" w:rsidR="00DE4EE4" w:rsidRDefault="00000000">
      <w:pPr>
        <w:pStyle w:val="ad"/>
        <w:spacing w:line="260" w:lineRule="exact"/>
        <w:ind w:firstLine="180"/>
      </w:pPr>
      <w:r>
        <w:t>読み取りの語彙は，あらかじめ決めた音の高さの置き場（以下スロット）である．どのスロットで鳴るかで，笛1本が1つの数字を表す．厚壁ヘッドで安定して鳴る音域は，下がF#6（約1480 Hz），上がF#7（約2960 Hz）までである．この音域を半音（100セント）刻みで割ると，スロットは13個になる．較正用の13本を室温で測ると全部が発音し，隣り合う音の間隔は平均でちょうど100セントであった．笛1本が13通りの13進数の数字を表すので，1本あたり約3.7bitを運ぶ．スロット数の13は素数であり，後述の誤り訂正の計算の土台とちょうど1対1で対応する（3.4節）．なお，笛の造形方式によっては低音側の数本が安定して鳴らないことがあり，その場合は音域を狭めて11スロット（G#6からF#7）で運用する．11も素数なので，同じ枠組みをそのまま使える．</w:t>
      </w:r>
    </w:p>
    <w:p w14:paraId="575F6AFB" w14:textId="52E8E05B" w:rsidR="00DE4EE4" w:rsidRDefault="00000000">
      <w:pPr>
        <w:pStyle w:val="ad"/>
        <w:spacing w:line="260" w:lineRule="exact"/>
        <w:ind w:firstLine="180"/>
        <w:rPr>
          <w:rFonts w:hint="eastAsia"/>
        </w:rPr>
      </w:pPr>
      <w:r>
        <w:t>スロットを半音刻みにしたのは</w:t>
      </w:r>
      <w:r>
        <w:t>誤差の大きさから刻み幅を決めた結果である．誤差には，印刷のばらつき（実測で標準偏差およそ</w:t>
      </w:r>
      <w:r>
        <w:t>10</w:t>
      </w:r>
      <w:r>
        <w:t>セント），息の強さによる音の動き（基準笛との比でほとんど打ち消される），測定自体の誤差がある．読み間違いを十分に減らすには，刻み幅を残る誤差のおよそ</w:t>
      </w:r>
      <w:r>
        <w:t>4</w:t>
      </w:r>
      <w:r>
        <w:t>倍にとるのが一般的な設計目安であり，半音（</w:t>
      </w:r>
      <w:r>
        <w:t>100</w:t>
      </w:r>
      <w:r>
        <w:t>セント）はその安全側にある．</w:t>
      </w:r>
      <w:r w:rsidR="00127C42">
        <w:rPr>
          <w:rFonts w:hint="eastAsia"/>
        </w:rPr>
        <w:t>より誤差の小さい笛を設計・製造できれば，</w:t>
      </w:r>
      <w:r>
        <w:t>刻みを</w:t>
      </w:r>
      <w:r>
        <w:t>50</w:t>
      </w:r>
      <w:r>
        <w:t>セントなどへ細かくしてスロット数を倍近くに増やせる．刻み幅は設計上の可変パラメータであ</w:t>
      </w:r>
      <w:r w:rsidR="00127C42">
        <w:rPr>
          <w:rFonts w:hint="eastAsia"/>
        </w:rPr>
        <w:t>るが</w:t>
      </w:r>
      <w:r>
        <w:t>，</w:t>
      </w:r>
      <w:r w:rsidR="00127C42">
        <w:rPr>
          <w:rFonts w:hint="eastAsia"/>
        </w:rPr>
        <w:t>音楽的な「</w:t>
      </w:r>
      <w:r>
        <w:rPr>
          <w:rFonts w:hint="eastAsia"/>
        </w:rPr>
        <w:t>半</w:t>
      </w:r>
      <w:r>
        <w:t>音</w:t>
      </w:r>
      <w:r w:rsidR="00127C42">
        <w:rPr>
          <w:rFonts w:hint="eastAsia"/>
        </w:rPr>
        <w:t>」</w:t>
      </w:r>
      <w:r>
        <w:t>に</w:t>
      </w:r>
      <w:r w:rsidR="00127C42">
        <w:rPr>
          <w:rFonts w:hint="eastAsia"/>
        </w:rPr>
        <w:t>なっていることで</w:t>
      </w:r>
      <w:r w:rsidR="00127C42">
        <w:rPr>
          <w:rFonts w:hint="eastAsia"/>
        </w:rPr>
        <w:t>，</w:t>
      </w:r>
      <w:r w:rsidR="00127C42">
        <w:rPr>
          <w:rFonts w:hint="eastAsia"/>
        </w:rPr>
        <w:t>暗号を再生するときに</w:t>
      </w:r>
      <w:r w:rsidR="00127C42">
        <w:rPr>
          <w:rFonts w:hint="eastAsia"/>
        </w:rPr>
        <w:t>音</w:t>
      </w:r>
      <w:r w:rsidR="00127C42">
        <w:t>楽的</w:t>
      </w:r>
      <w:r w:rsidR="00127C42">
        <w:rPr>
          <w:rFonts w:hint="eastAsia"/>
        </w:rPr>
        <w:t>な意味</w:t>
      </w:r>
      <w:r w:rsidR="00127C42">
        <w:rPr>
          <w:rFonts w:hint="eastAsia"/>
        </w:rPr>
        <w:t>が</w:t>
      </w:r>
      <w:r w:rsidR="00127C42">
        <w:rPr>
          <w:rFonts w:hint="eastAsia"/>
        </w:rPr>
        <w:t>付与</w:t>
      </w:r>
      <w:r w:rsidR="00127C42">
        <w:rPr>
          <w:rFonts w:hint="eastAsia"/>
        </w:rPr>
        <w:t>され，</w:t>
      </w:r>
      <w:r w:rsidR="00127C42">
        <w:rPr>
          <w:rFonts w:hint="eastAsia"/>
        </w:rPr>
        <w:t>エンタテインメント価値</w:t>
      </w:r>
      <w:r w:rsidR="00127C42">
        <w:rPr>
          <w:rFonts w:hint="eastAsia"/>
        </w:rPr>
        <w:t>を付与できる</w:t>
      </w:r>
      <w:r w:rsidR="00127C42">
        <w:rPr>
          <w:rFonts w:hint="eastAsia"/>
        </w:rPr>
        <w:t>．一方で</w:t>
      </w:r>
      <w:r w:rsidR="00127C42">
        <w:rPr>
          <w:rFonts w:hint="eastAsia"/>
        </w:rPr>
        <w:t>それが音感に優れた人により認識・記憶されやすいという</w:t>
      </w:r>
      <w:r w:rsidR="00127C42">
        <w:rPr>
          <w:rFonts w:hint="eastAsia"/>
        </w:rPr>
        <w:t>欠点にもなる</w:t>
      </w:r>
      <w:r w:rsidR="00127C42">
        <w:rPr>
          <w:rFonts w:hint="eastAsia"/>
        </w:rPr>
        <w:t>ため，</w:t>
      </w:r>
      <w:r w:rsidR="00A559D1">
        <w:rPr>
          <w:rFonts w:hint="eastAsia"/>
        </w:rPr>
        <w:t>用途の厳密性に応じたパラメータ設定を行うべきである．</w:t>
      </w:r>
    </w:p>
    <w:p w14:paraId="029813C7" w14:textId="77777777" w:rsidR="00DE4EE4" w:rsidRDefault="00000000">
      <w:pPr>
        <w:pStyle w:val="2"/>
        <w:spacing w:before="120" w:after="60"/>
        <w:ind w:left="392" w:hanging="392"/>
      </w:pPr>
      <w:r>
        <w:t>基準笛：音の高さの比で読む</w:t>
      </w:r>
    </w:p>
    <w:p w14:paraId="1F3B5EAF" w14:textId="0BB11B78" w:rsidR="00DE4EE4" w:rsidRDefault="00000000">
      <w:pPr>
        <w:pStyle w:val="ad"/>
        <w:spacing w:line="260" w:lineRule="exact"/>
        <w:ind w:firstLine="180"/>
      </w:pPr>
      <w:r>
        <w:t>管楽器の音の高さは音速に比例するため，気温が</w:t>
      </w:r>
      <w:r>
        <w:t>10 ℃</w:t>
      </w:r>
      <w:r>
        <w:t>変わると，全部の笛の音が同じ向きに同じ割合（約</w:t>
      </w:r>
      <w:r>
        <w:t>1.7%</w:t>
      </w:r>
      <w:r>
        <w:t>，半音の約</w:t>
      </w:r>
      <w:r>
        <w:t>3</w:t>
      </w:r>
      <w:r>
        <w:t>割）でずれる．息の強さの平均的な変化も同様に，全体を同じ向きに動かす．音の高さを絶対値で読むと，このずれがそのまま読み間違いになる．そこで，</w:t>
      </w:r>
      <w:r w:rsidR="00A559D1">
        <w:rPr>
          <w:rFonts w:hint="eastAsia"/>
        </w:rPr>
        <w:t>格納するデータ列の笛に対して</w:t>
      </w:r>
      <w:r>
        <w:t>音の高さが既知の基準笛を</w:t>
      </w:r>
      <w:r>
        <w:t>1</w:t>
      </w:r>
      <w:r>
        <w:t>本含め，他の笛の値を基準笛との比で読む</w:t>
      </w:r>
      <w:r w:rsidR="00A559D1">
        <w:rPr>
          <w:rFonts w:hint="eastAsia"/>
        </w:rPr>
        <w:t>こととした</w:t>
      </w:r>
      <w:r>
        <w:rPr>
          <w:rFonts w:hint="eastAsia"/>
        </w:rPr>
        <w:t>（</w:t>
      </w:r>
      <w:r>
        <w:t>図</w:t>
      </w:r>
      <w:r>
        <w:t>3</w:t>
      </w:r>
      <w:r>
        <w:t>）．全体にかかるずれは比を取ると分子と分母で打ち消し合うため，読み取り結果が変わらない．これは通信で基準用にあらかじめ混ぜて送る信号（パイロット信号）と同じ発想であり，笛</w:t>
      </w:r>
      <w:r>
        <w:t>自体が温度計を内蔵しているとみなせる．</w:t>
      </w:r>
    </w:p>
    <w:p w14:paraId="43AC2B8E" w14:textId="77777777" w:rsidR="00DE4EE4" w:rsidRDefault="00000000">
      <w:pPr>
        <w:spacing w:before="80" w:after="40"/>
        <w:ind w:firstLine="200"/>
        <w:jc w:val="center"/>
      </w:pPr>
      <w:r>
        <w:rPr>
          <w:noProof/>
        </w:rPr>
        <w:drawing>
          <wp:inline distT="0" distB="0" distL="0" distR="0" wp14:anchorId="6FA3B0E2" wp14:editId="75C5B9B2">
            <wp:extent cx="2743200" cy="1114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lots.png"/>
                    <pic:cNvPicPr/>
                  </pic:nvPicPr>
                  <pic:blipFill>
                    <a:blip r:embed="rId16"/>
                    <a:stretch>
                      <a:fillRect/>
                    </a:stretch>
                  </pic:blipFill>
                  <pic:spPr>
                    <a:xfrm>
                      <a:off x="0" y="0"/>
                      <a:ext cx="2743200" cy="1114425"/>
                    </a:xfrm>
                    <a:prstGeom prst="rect">
                      <a:avLst/>
                    </a:prstGeom>
                  </pic:spPr>
                </pic:pic>
              </a:graphicData>
            </a:graphic>
          </wp:inline>
        </w:drawing>
      </w:r>
    </w:p>
    <w:p w14:paraId="3F0FB81C" w14:textId="77777777" w:rsidR="00DE4EE4" w:rsidRDefault="00000000">
      <w:pPr>
        <w:pStyle w:val="af6"/>
        <w:ind w:firstLine="160"/>
      </w:pPr>
      <w:r>
        <w:t>図</w:t>
      </w:r>
      <w:r>
        <w:t>3</w:t>
      </w:r>
      <w:r>
        <w:t xml:space="preserve">　スロットと基準笛．全体が同じ割合でずれても，基準笛（赤）との比は変わらないので正しく読める</w:t>
      </w:r>
    </w:p>
    <w:p w14:paraId="5916D5A0" w14:textId="77777777" w:rsidR="00DE4EE4" w:rsidRDefault="00000000">
      <w:pPr>
        <w:pStyle w:val="2"/>
        <w:spacing w:before="120" w:after="60"/>
        <w:ind w:left="392" w:hanging="392"/>
      </w:pPr>
      <w:r>
        <w:t>読み間違いへの備えと，運べる量</w:t>
      </w:r>
    </w:p>
    <w:p w14:paraId="5C0E3197" w14:textId="77777777" w:rsidR="00DE4EE4" w:rsidRDefault="00000000">
      <w:pPr>
        <w:pStyle w:val="ad"/>
        <w:spacing w:line="260" w:lineRule="exact"/>
        <w:ind w:firstLine="180"/>
      </w:pPr>
      <w:proofErr w:type="gramStart"/>
      <w:proofErr w:type="gramEnd"/>
      <w:r>
        <w:t>読み間違いは，誤差の構造上，隣のスロットへ1つずれる形が支配的になると想定される（7章で実測により確かめる予定である）．また鳴らなかった笛は「欠け」として扱える．そこで，データの笛に加えて検査用の笛を数本足しておき，一部が読み間違われても全体を正しく復元できるようにする（誤り訂正符号．本研究ではReed–Solomon符号を用いる）．スロット数の13は素数なので，13通りの値の足し算と掛け算からなるこの符号の計算の土台をそのまま組むことができ，笛1本がそのまま計算上の1記号に対応する．検査用の笛の本数は求める確実さに応じて調整できる設計変数であり，0本（誤り訂正なし）から必要なだけ増やせる．また，秘密の長さは笛の本数そのものから一意に決まるため，長さを伝えるための追加の笛は必要ない．運べる情報量は採用する笛の本数で決まる．笛1本あたり約3.7bitなので，暗証番号のような数十bitの秘密なら数本から10本程度で足り，128bitの復元用情報でも基準笛と誤り訂正を含めて約40本で運べる（表2）．</w:t>
      </w:r>
    </w:p>
    <w:p w14:paraId="27915F39" w14:textId="77777777" w:rsidR="00DE4EE4" w:rsidRDefault="00000000">
      <w:pPr>
        <w:pStyle w:val="af6"/>
        <w:ind w:firstLine="160"/>
      </w:pPr>
      <w:r>
        <w:t>表2　求める強度と必要な笛の本数の対応（笛1本あたり約3.7bit）</w:t>
      </w:r>
    </w:p>
    <w:tbl>
      <w:tblPr>
        <w:tblStyle w:val="af7"/>
        <w:tblW w:w="0" w:type="auto"/>
        <w:tblLayout w:type="fixed"/>
        <w:tblLook w:val="04A0" w:firstRow="1" w:lastRow="0" w:firstColumn="1" w:lastColumn="0" w:noHBand="0" w:noVBand="1"/>
      </w:tblPr>
      <w:tblGrid>
        <w:gridCol w:w="1440"/>
        <w:gridCol w:w="1368"/>
        <w:gridCol w:w="1512"/>
      </w:tblGrid>
      <w:tr w:rsidR="00DE4EE4" w14:paraId="02509EE3" w14:textId="77777777">
        <w:tc>
          <w:tcPr>
            <w:tcW w:w="1440" w:type="dxa"/>
            <w:shd w:val="clear" w:color="auto" w:fill="D9D9D9"/>
          </w:tcPr>
          <w:p w14:paraId="0EFEE0BB" w14:textId="77777777" w:rsidR="00DE4EE4" w:rsidRDefault="00000000">
            <w:pPr>
              <w:ind w:firstLine="151"/>
            </w:pPr>
            <w:r>
              <w:rPr>
                <w:rFonts w:ascii="Arial" w:eastAsia="ＭＳ ゴシック" w:hAnsi="Arial"/>
                <w:b/>
                <w:sz w:val="15"/>
              </w:rPr>
              <w:t>用途の例</w:t>
            </w:r>
          </w:p>
        </w:tc>
        <w:tc>
          <w:tcPr>
            <w:tcW w:w="1368" w:type="dxa"/>
            <w:shd w:val="clear" w:color="auto" w:fill="D9D9D9"/>
          </w:tcPr>
          <w:p w14:paraId="6300234C" w14:textId="77777777" w:rsidR="00DE4EE4" w:rsidRDefault="00000000">
            <w:pPr>
              <w:ind w:firstLine="151"/>
            </w:pPr>
            <w:r>
              <w:rPr>
                <w:rFonts w:ascii="Arial" w:eastAsia="ＭＳ ゴシック" w:hAnsi="Arial"/>
                <w:b/>
                <w:sz w:val="15"/>
              </w:rPr>
              <w:t>必要な情報量</w:t>
            </w:r>
          </w:p>
        </w:tc>
        <w:tc>
          <w:tcPr>
            <w:tcW w:w="1512" w:type="dxa"/>
            <w:shd w:val="clear" w:color="auto" w:fill="D9D9D9"/>
          </w:tcPr>
          <w:p w14:paraId="175711C0" w14:textId="77777777" w:rsidR="00DE4EE4" w:rsidRDefault="00000000">
            <w:pPr>
              <w:ind w:firstLine="151"/>
            </w:pPr>
            <w:r>
              <w:rPr>
                <w:rFonts w:ascii="Arial" w:eastAsia="ＭＳ ゴシック" w:hAnsi="Arial"/>
                <w:b/>
                <w:sz w:val="15"/>
              </w:rPr>
              <w:t>目安の笛の本数</w:t>
            </w:r>
          </w:p>
        </w:tc>
      </w:tr>
      <w:tr w:rsidR="00DE4EE4" w14:paraId="452D602F" w14:textId="77777777">
        <w:tc>
          <w:tcPr>
            <w:tcW w:w="1440" w:type="dxa"/>
          </w:tcPr>
          <w:p w14:paraId="69EC1D6A" w14:textId="77777777" w:rsidR="00DE4EE4" w:rsidRDefault="00000000">
            <w:pPr>
              <w:ind w:firstLine="150"/>
            </w:pPr>
            <w:r>
              <w:rPr>
                <w:sz w:val="15"/>
              </w:rPr>
              <w:t>暗証番号（</w:t>
            </w:r>
            <w:r>
              <w:rPr>
                <w:sz w:val="15"/>
              </w:rPr>
              <w:t>4</w:t>
            </w:r>
            <w:r>
              <w:rPr>
                <w:sz w:val="15"/>
              </w:rPr>
              <w:t>桁）</w:t>
            </w:r>
          </w:p>
        </w:tc>
        <w:tc>
          <w:tcPr>
            <w:tcW w:w="1368" w:type="dxa"/>
          </w:tcPr>
          <w:p w14:paraId="22315922" w14:textId="77777777" w:rsidR="00DE4EE4" w:rsidRDefault="00000000">
            <w:pPr>
              <w:ind w:firstLine="150"/>
            </w:pPr>
            <w:r>
              <w:rPr>
                <w:sz w:val="15"/>
              </w:rPr>
              <w:t>約13bit</w:t>
            </w:r>
            <w:r>
              <w:rPr>
                <w:sz w:val="15"/>
              </w:rPr>
            </w:r>
            <w:r>
              <w:rPr>
                <w:sz w:val="15"/>
              </w:rPr>
            </w:r>
          </w:p>
        </w:tc>
        <w:tc>
          <w:tcPr>
            <w:tcW w:w="1512" w:type="dxa"/>
          </w:tcPr>
          <w:p w14:paraId="5A352DDD" w14:textId="77777777" w:rsidR="00DE4EE4" w:rsidRDefault="00000000">
            <w:pPr>
              <w:ind w:firstLine="150"/>
            </w:pPr>
            <w:r>
              <w:rPr>
                <w:sz w:val="15"/>
              </w:rPr>
              <w:t>基準笛込みで</w:t>
            </w:r>
            <w:r>
              <w:rPr>
                <w:sz w:val="15"/>
              </w:rPr>
              <w:t>5</w:t>
            </w:r>
            <w:r>
              <w:rPr>
                <w:sz w:val="15"/>
              </w:rPr>
              <w:t>本前後</w:t>
            </w:r>
          </w:p>
        </w:tc>
      </w:tr>
      <w:tr w:rsidR="00DE4EE4" w14:paraId="3E4082FE" w14:textId="77777777">
        <w:tc>
          <w:tcPr>
            <w:tcW w:w="1440" w:type="dxa"/>
          </w:tcPr>
          <w:p w14:paraId="78CFD04D" w14:textId="77777777" w:rsidR="00DE4EE4" w:rsidRDefault="00000000">
            <w:pPr>
              <w:ind w:firstLine="150"/>
            </w:pPr>
            <w:r>
              <w:rPr>
                <w:sz w:val="15"/>
              </w:rPr>
              <w:t>合言葉・数バイト</w:t>
            </w:r>
          </w:p>
        </w:tc>
        <w:tc>
          <w:tcPr>
            <w:tcW w:w="1368" w:type="dxa"/>
          </w:tcPr>
          <w:p w14:paraId="57770305" w14:textId="77777777" w:rsidR="00DE4EE4" w:rsidRDefault="00000000">
            <w:pPr>
              <w:ind w:firstLine="150"/>
            </w:pPr>
            <w:r>
              <w:rPr>
                <w:sz w:val="15"/>
              </w:rPr>
              <w:t>数十bit</w:t>
            </w:r>
          </w:p>
        </w:tc>
        <w:tc>
          <w:tcPr>
            <w:tcW w:w="1512" w:type="dxa"/>
          </w:tcPr>
          <w:p w14:paraId="0BBBC9FC" w14:textId="77777777" w:rsidR="00DE4EE4" w:rsidRDefault="00000000">
            <w:pPr>
              <w:ind w:firstLine="150"/>
            </w:pPr>
            <w:r>
              <w:rPr>
                <w:sz w:val="15"/>
              </w:rPr>
              <w:t>10</w:t>
            </w:r>
            <w:r>
              <w:rPr>
                <w:sz w:val="15"/>
              </w:rPr>
              <w:t>本前後</w:t>
            </w:r>
          </w:p>
        </w:tc>
      </w:tr>
      <w:tr w:rsidR="00DE4EE4" w14:paraId="610E36E9" w14:textId="77777777">
        <w:tc>
          <w:tcPr>
            <w:tcW w:w="1440" w:type="dxa"/>
          </w:tcPr>
          <w:p w14:paraId="4BEE17D3" w14:textId="77777777" w:rsidR="00DE4EE4" w:rsidRDefault="00000000">
            <w:pPr>
              <w:ind w:firstLine="150"/>
            </w:pPr>
            <w:r>
              <w:rPr>
                <w:sz w:val="15"/>
              </w:rPr>
              <w:t>128bitの復元用情報</w:t>
            </w:r>
            <w:r>
              <w:rPr>
                <w:sz w:val="15"/>
              </w:rPr>
            </w:r>
          </w:p>
        </w:tc>
        <w:tc>
          <w:tcPr>
            <w:tcW w:w="1368" w:type="dxa"/>
          </w:tcPr>
          <w:p w14:paraId="0814D36C" w14:textId="77777777" w:rsidR="00DE4EE4" w:rsidRDefault="00000000">
            <w:pPr>
              <w:ind w:firstLine="150"/>
            </w:pPr>
            <w:r>
              <w:rPr>
                <w:sz w:val="15"/>
              </w:rPr>
              <w:t>128bit</w:t>
            </w:r>
            <w:r>
              <w:rPr>
                <w:sz w:val="15"/>
              </w:rPr>
            </w:r>
          </w:p>
        </w:tc>
        <w:tc>
          <w:tcPr>
            <w:tcW w:w="1512" w:type="dxa"/>
          </w:tcPr>
          <w:p w14:paraId="21FF7A94" w14:textId="77777777" w:rsidR="00DE4EE4" w:rsidRDefault="00000000">
            <w:pPr>
              <w:ind w:firstLine="150"/>
            </w:pPr>
            <w:r>
              <w:rPr>
                <w:sz w:val="15"/>
              </w:rPr>
              <w:t>基準笛・誤り訂正込みで約</w:t>
            </w:r>
            <w:r>
              <w:rPr>
                <w:sz w:val="15"/>
              </w:rPr>
              <w:t>40</w:t>
            </w:r>
            <w:r>
              <w:rPr>
                <w:sz w:val="15"/>
              </w:rPr>
              <w:t>本</w:t>
            </w:r>
          </w:p>
        </w:tc>
      </w:tr>
    </w:tbl>
    <w:p w14:paraId="795D7CDB" w14:textId="77777777" w:rsidR="00DE4EE4" w:rsidRDefault="00000000">
      <w:pPr>
        <w:pStyle w:val="2"/>
        <w:spacing w:before="120" w:after="60"/>
        <w:ind w:left="392" w:hanging="392"/>
      </w:pPr>
      <w:r>
        <w:t>秘密分散との組み合わせと，正しさの確かめ方</w:t>
      </w:r>
    </w:p>
    <w:p w14:paraId="128BD333" w14:textId="342AF3C1" w:rsidR="00DE4EE4" w:rsidRDefault="00000000">
      <w:pPr>
        <w:pStyle w:val="ad"/>
        <w:spacing w:line="260" w:lineRule="exact"/>
        <w:ind w:firstLine="180"/>
        <w:rPr/>
      </w:pPr>
      <w:r>
        <w:t xml:space="preserve">秘密そのものを守りたい場合，その保護は秘密分散の数学的性質に任せる．秘密分散は必ず使うものではなく，秘密を複数の物体に分けて分散保管したいときに選べる方法の一つである．たとえば128bitの復元用情報を，業界標準のSLIP-39[12]に準じて「3つの断片のうち2つで復元できる」形に分け，各断片を別々の日用品に符号化して離れた場所に置けば，1か所が破られても秘密は漏れない．復元した値の正しさは，秘密と対になる公開の検証値（公開鍵）との照合で確かめられる．公開鍵をあらかじめ紙や物体，公開の台帳に控えておけば，復元した値から計算し直して一致を見るだけで，正しく復元できたかを誰でも確かめられる． </w:t>
      </w:r>
    </w:p>
    <w:p w14:paraId="4F3A88BC" w14:textId="0DFC04D4" w:rsidR="003215E6" w:rsidRDefault="003215E6" w:rsidP="003215E6">
      <w:pPr>
        <w:pStyle w:val="2"/>
        <w:spacing w:before="120" w:after="60"/>
        <w:ind w:left="392" w:hanging="392"/>
        <w:rPr/>
      </w:pPr>
      <w:r>
        <w:t>正しさの確かめ方</w:t>
      </w:r>
      <w:r>
        <w:rPr>
          <w:rFonts w:hint="eastAsia"/>
        </w:rPr>
        <w:t>（デコーダー）</w:t>
      </w:r>
    </w:p>
    <w:p w14:paraId="3B3DB774" w14:textId="0DFD60D5" w:rsidR="003215E6" w:rsidRPr="003215E6" w:rsidRDefault="003215E6">
      <w:pPr>
        <w:pStyle w:val="ad"/>
        <w:spacing w:line="260" w:lineRule="exact"/>
        <w:ind w:firstLine="180"/>
        <w:rPr>
          <w:rFonts w:hint="eastAsia"/>
        </w:rPr>
      </w:pPr>
      <w:r>
        <w:t>暗号のデコードは，マイク入力の周波数分析からなるWebアプリで行い，ネットワークがなくても動作する．図4がその利用の様子である．</w:t>
      </w:r>
    </w:p>
    <w:p>
      <w:pPr>
        <w:jc w:val="center"/>
      </w:pPr>
      <w:r>
        <w:drawing>
          <wp:inline xmlns:a="http://schemas.openxmlformats.org/drawingml/2006/main" xmlns:pic="http://schemas.openxmlformats.org/drawingml/2006/picture">
            <wp:extent cx="2808000" cy="3585600"/>
            <wp:docPr id="5" name="Picture 5"/>
            <wp:cNvGraphicFramePr>
              <a:graphicFrameLocks noChangeAspect="1"/>
            </wp:cNvGraphicFramePr>
            <a:graphic>
              <a:graphicData uri="http://schemas.openxmlformats.org/drawingml/2006/picture">
                <pic:pic>
                  <pic:nvPicPr>
                    <pic:cNvPr id="0" name="fig5_decoder.png"/>
                    <pic:cNvPicPr/>
                  </pic:nvPicPr>
                  <pic:blipFill>
                    <a:blip r:embed="rId23"/>
                    <a:stretch>
                      <a:fillRect/>
                    </a:stretch>
                  </pic:blipFill>
                  <pic:spPr>
                    <a:xfrm>
                      <a:off x="0" y="0"/>
                      <a:ext cx="2808000" cy="3585600"/>
                    </a:xfrm>
                    <a:prstGeom prst="rect"/>
                  </pic:spPr>
                </pic:pic>
              </a:graphicData>
            </a:graphic>
          </wp:inline>
        </w:drawing>
      </w:r>
    </w:p>
    <w:p>
      <w:pPr>
        <w:jc w:val="center"/>
      </w:pPr>
      <w:r>
        <w:t>図4　復号ソフトの画面．吹いた音の周波数を解析し，検出した並びと復元した値を表示する．</w:t>
      </w:r>
    </w:p>
    <w:p w14:paraId="193205C0" w14:textId="77777777" w:rsidR="00DE4EE4" w:rsidRDefault="00000000">
      <w:pPr>
        <w:pStyle w:val="2"/>
        <w:spacing w:before="120" w:after="60"/>
        <w:ind w:left="392" w:hanging="392"/>
      </w:pPr>
      <w:r>
        <w:t>利用プロファイル</w:t>
      </w:r>
    </w:p>
    <w:p w14:paraId="2F134F66" w14:textId="24584F12" w:rsidR="00DE4EE4" w:rsidRDefault="00000000">
      <w:pPr>
        <w:pStyle w:val="ad"/>
        <w:spacing w:line="260" w:lineRule="exact"/>
        <w:ind w:firstLine="180"/>
      </w:pPr>
      <w:r>
        <w:t>本手法の使い方は，運ぶ秘密の性質に応じて3つのプロファイルに整理できる（表3）．「カジュアル」では，暗証番号や合言葉のような記号の列をそのまま笛に対応させる．誤り訂正は付けず，読み損ねたら吹き直せばよい．暗証番号4記号なら基準笛込みで5本の小さな物体に収まる．「標準」では，秘密をbyte列として符号化し，検査用の笛を2本添えて数byte程度の秘密を運ぶ．「保管」では，128bit級の秘密を対象に検査用の笛を4本以上とし，物体側の冗長によって経年変化にも備える．いずれのプロファイルでも，採用する笛の本数を変えるだけで同じしくみを使える．</w:t>
      </w:r>
    </w:p>
    <w:p w14:paraId="12D9BBD2" w14:textId="77777777" w:rsidR="00DE4EE4" w:rsidRDefault="00000000">
      <w:pPr>
        <w:pStyle w:val="af6"/>
        <w:ind w:firstLine="160"/>
      </w:pPr>
      <w:r>
        <w:t>表</w:t>
      </w:r>
      <w:r>
        <w:t>3</w:t>
      </w:r>
      <w:r>
        <w:t xml:space="preserve">　利用プロファイル</w:t>
      </w:r>
    </w:p>
    <w:tbl>
      <w:tblPr>
        <w:tblStyle w:val="af7"/>
        <w:tblW w:w="0" w:type="auto"/>
        <w:tblLayout w:type="fixed"/>
        <w:tblLook w:val="04A0" w:firstRow="1" w:lastRow="0" w:firstColumn="1" w:lastColumn="0" w:noHBand="0" w:noVBand="1"/>
      </w:tblPr>
      <w:tblGrid>
        <w:gridCol w:w="1037"/>
        <w:gridCol w:w="1123"/>
        <w:gridCol w:w="864"/>
        <w:gridCol w:w="1368"/>
      </w:tblGrid>
      <w:tr w:rsidR="00DE4EE4" w14:paraId="65BE32A4" w14:textId="77777777">
        <w:tc>
          <w:tcPr>
            <w:tcW w:w="1037" w:type="dxa"/>
            <w:shd w:val="clear" w:color="auto" w:fill="D9D9D9"/>
          </w:tcPr>
          <w:p w14:paraId="460730DE" w14:textId="77777777" w:rsidR="00DE4EE4" w:rsidRDefault="00000000">
            <w:pPr>
              <w:ind w:firstLine="151"/>
            </w:pPr>
            <w:r>
              <w:rPr>
                <w:rFonts w:ascii="Arial" w:eastAsia="ＭＳ ゴシック" w:hAnsi="Arial"/>
                <w:b/>
                <w:sz w:val="15"/>
              </w:rPr>
              <w:t>プロファイル</w:t>
            </w:r>
          </w:p>
        </w:tc>
        <w:tc>
          <w:tcPr>
            <w:tcW w:w="1123" w:type="dxa"/>
            <w:shd w:val="clear" w:color="auto" w:fill="D9D9D9"/>
          </w:tcPr>
          <w:p w14:paraId="1CEA9CBA" w14:textId="77777777" w:rsidR="00DE4EE4" w:rsidRDefault="00000000">
            <w:pPr>
              <w:ind w:firstLine="151"/>
            </w:pPr>
            <w:r>
              <w:rPr>
                <w:rFonts w:ascii="Arial" w:eastAsia="ＭＳ ゴシック" w:hAnsi="Arial"/>
                <w:b/>
                <w:sz w:val="15"/>
              </w:rPr>
              <w:t>秘密の形</w:t>
            </w:r>
          </w:p>
        </w:tc>
        <w:tc>
          <w:tcPr>
            <w:tcW w:w="864" w:type="dxa"/>
            <w:shd w:val="clear" w:color="auto" w:fill="D9D9D9"/>
          </w:tcPr>
          <w:p w14:paraId="6F8B4A82" w14:textId="77777777" w:rsidR="00DE4EE4" w:rsidRDefault="00000000">
            <w:pPr>
              <w:ind w:firstLine="151"/>
            </w:pPr>
            <w:r>
              <w:rPr>
                <w:rFonts w:ascii="Arial" w:eastAsia="ＭＳ ゴシック" w:hAnsi="Arial"/>
                <w:b/>
                <w:sz w:val="15"/>
              </w:rPr>
              <w:t>検査用の笛</w:t>
            </w:r>
          </w:p>
        </w:tc>
        <w:tc>
          <w:tcPr>
            <w:tcW w:w="1368" w:type="dxa"/>
            <w:shd w:val="clear" w:color="auto" w:fill="D9D9D9"/>
          </w:tcPr>
          <w:p w14:paraId="4DB64D3E" w14:textId="77777777" w:rsidR="00DE4EE4" w:rsidRDefault="00000000">
            <w:pPr>
              <w:ind w:firstLine="151"/>
            </w:pPr>
            <w:r>
              <w:rPr>
                <w:rFonts w:ascii="Arial" w:eastAsia="ＭＳ ゴシック" w:hAnsi="Arial"/>
                <w:b/>
                <w:sz w:val="15"/>
              </w:rPr>
              <w:t>規模の目安</w:t>
            </w:r>
          </w:p>
        </w:tc>
      </w:tr>
      <w:tr w:rsidR="00DE4EE4" w14:paraId="0F95A989" w14:textId="77777777">
        <w:tc>
          <w:tcPr>
            <w:tcW w:w="1037" w:type="dxa"/>
          </w:tcPr>
          <w:p w14:paraId="4CA9A5BA" w14:textId="77777777" w:rsidR="00DE4EE4" w:rsidRDefault="00000000">
            <w:pPr>
              <w:ind w:firstLine="150"/>
            </w:pPr>
            <w:r>
              <w:rPr>
                <w:sz w:val="15"/>
              </w:rPr>
              <w:t>カジュアル</w:t>
            </w:r>
          </w:p>
        </w:tc>
        <w:tc>
          <w:tcPr>
            <w:tcW w:w="1123" w:type="dxa"/>
          </w:tcPr>
          <w:p w14:paraId="2347BCD8" w14:textId="77777777" w:rsidR="00DE4EE4" w:rsidRDefault="00000000">
            <w:pPr>
              <w:ind w:firstLine="150"/>
            </w:pPr>
            <w:r>
              <w:rPr>
                <w:sz w:val="15"/>
              </w:rPr>
              <w:t>記号の列そのもの</w:t>
            </w:r>
          </w:p>
        </w:tc>
        <w:tc>
          <w:tcPr>
            <w:tcW w:w="864" w:type="dxa"/>
          </w:tcPr>
          <w:p w14:paraId="12247001" w14:textId="77777777" w:rsidR="00DE4EE4" w:rsidRDefault="00000000">
            <w:pPr>
              <w:ind w:firstLine="150"/>
            </w:pPr>
            <w:r>
              <w:rPr>
                <w:sz w:val="15"/>
              </w:rPr>
              <w:t>なし</w:t>
            </w:r>
          </w:p>
        </w:tc>
        <w:tc>
          <w:tcPr>
            <w:tcW w:w="1368" w:type="dxa"/>
          </w:tcPr>
          <w:p w14:paraId="1AE99F6C" w14:textId="77777777" w:rsidR="00DE4EE4" w:rsidRDefault="00000000">
            <w:pPr>
              <w:ind w:firstLine="150"/>
            </w:pPr>
            <w:r>
              <w:rPr>
                <w:sz w:val="15"/>
              </w:rPr>
              <w:t>暗証番号</w:t>
            </w:r>
            <w:r>
              <w:rPr>
                <w:sz w:val="15"/>
              </w:rPr>
              <w:t>4</w:t>
            </w:r>
            <w:r>
              <w:rPr>
                <w:sz w:val="15"/>
              </w:rPr>
              <w:t>記号＝基準笛込み</w:t>
            </w:r>
            <w:r>
              <w:rPr>
                <w:sz w:val="15"/>
              </w:rPr>
              <w:t>5</w:t>
            </w:r>
            <w:r>
              <w:rPr>
                <w:sz w:val="15"/>
              </w:rPr>
              <w:t>本</w:t>
            </w:r>
          </w:p>
        </w:tc>
      </w:tr>
      <w:tr w:rsidR="00DE4EE4" w14:paraId="74AB5AB9" w14:textId="77777777">
        <w:tc>
          <w:tcPr>
            <w:tcW w:w="1037" w:type="dxa"/>
          </w:tcPr>
          <w:p w14:paraId="7B95A231" w14:textId="77777777" w:rsidR="00DE4EE4" w:rsidRDefault="00000000">
            <w:pPr>
              <w:ind w:firstLine="150"/>
            </w:pPr>
            <w:r>
              <w:rPr>
                <w:sz w:val="15"/>
              </w:rPr>
              <w:t>標準</w:t>
            </w:r>
          </w:p>
        </w:tc>
        <w:tc>
          <w:tcPr>
            <w:tcW w:w="1123" w:type="dxa"/>
          </w:tcPr>
          <w:p w14:paraId="367C1F32" w14:textId="77777777" w:rsidR="00DE4EE4" w:rsidRDefault="00000000">
            <w:pPr>
              <w:ind w:firstLine="150"/>
            </w:pPr>
            <w:r>
              <w:rPr>
                <w:sz w:val="15"/>
              </w:rPr>
              <w:t>バイト列</w:t>
            </w:r>
          </w:p>
        </w:tc>
        <w:tc>
          <w:tcPr>
            <w:tcW w:w="864" w:type="dxa"/>
          </w:tcPr>
          <w:p w14:paraId="52C5A27F" w14:textId="77777777" w:rsidR="00DE4EE4" w:rsidRDefault="00000000">
            <w:pPr>
              <w:ind w:firstLine="150"/>
            </w:pPr>
            <w:r>
              <w:rPr>
                <w:sz w:val="15"/>
              </w:rPr>
              <w:t>2</w:t>
            </w:r>
            <w:r>
              <w:rPr>
                <w:sz w:val="15"/>
              </w:rPr>
              <w:t>本</w:t>
            </w:r>
          </w:p>
        </w:tc>
        <w:tc>
          <w:tcPr>
            <w:tcW w:w="1368" w:type="dxa"/>
          </w:tcPr>
          <w:p w14:paraId="02F7BA1B" w14:textId="77777777" w:rsidR="00DE4EE4" w:rsidRDefault="00000000">
            <w:pPr>
              <w:ind w:firstLine="150"/>
            </w:pPr>
            <w:r>
              <w:rPr>
                <w:sz w:val="15"/>
              </w:rPr>
              <w:t>数バイトの秘密</w:t>
            </w:r>
          </w:p>
        </w:tc>
      </w:tr>
      <w:tr w:rsidR="00DE4EE4" w14:paraId="7A1907BC" w14:textId="77777777">
        <w:tc>
          <w:tcPr>
            <w:tcW w:w="1037" w:type="dxa"/>
          </w:tcPr>
          <w:p w14:paraId="6CC45EE5" w14:textId="77777777" w:rsidR="00DE4EE4" w:rsidRDefault="00000000">
            <w:pPr>
              <w:ind w:firstLine="150"/>
            </w:pPr>
            <w:r>
              <w:rPr>
                <w:sz w:val="15"/>
              </w:rPr>
              <w:t>保管</w:t>
            </w:r>
          </w:p>
        </w:tc>
        <w:tc>
          <w:tcPr>
            <w:tcW w:w="1123" w:type="dxa"/>
          </w:tcPr>
          <w:p w14:paraId="44797958" w14:textId="77777777" w:rsidR="00DE4EE4" w:rsidRDefault="00000000">
            <w:pPr>
              <w:ind w:firstLine="150"/>
            </w:pPr>
            <w:r>
              <w:rPr>
                <w:sz w:val="15"/>
              </w:rPr>
              <w:t>バイト列</w:t>
            </w:r>
          </w:p>
        </w:tc>
        <w:tc>
          <w:tcPr>
            <w:tcW w:w="864" w:type="dxa"/>
          </w:tcPr>
          <w:p w14:paraId="0330EC14" w14:textId="77777777" w:rsidR="00DE4EE4" w:rsidRDefault="00000000">
            <w:pPr>
              <w:ind w:firstLine="150"/>
            </w:pPr>
            <w:r>
              <w:rPr>
                <w:sz w:val="15"/>
              </w:rPr>
              <w:t>4</w:t>
            </w:r>
            <w:r>
              <w:rPr>
                <w:sz w:val="15"/>
              </w:rPr>
              <w:t>本以上</w:t>
            </w:r>
          </w:p>
        </w:tc>
        <w:tc>
          <w:tcPr>
            <w:tcW w:w="1368" w:type="dxa"/>
          </w:tcPr>
          <w:p w14:paraId="06DD7D35" w14:textId="77777777" w:rsidR="00DE4EE4" w:rsidRDefault="00000000">
            <w:pPr>
              <w:ind w:firstLine="150"/>
            </w:pPr>
            <w:r>
              <w:rPr>
                <w:sz w:val="15"/>
              </w:rPr>
              <w:t>128bit級</w:t>
            </w:r>
            <w:r>
              <w:rPr>
                <w:sz w:val="15"/>
              </w:rPr>
              <w:t>＝約</w:t>
            </w:r>
            <w:r>
              <w:rPr>
                <w:sz w:val="15"/>
              </w:rPr>
              <w:t>40</w:t>
            </w:r>
            <w:r>
              <w:rPr>
                <w:sz w:val="15"/>
              </w:rPr>
              <w:t>本</w:t>
            </w:r>
          </w:p>
        </w:tc>
      </w:tr>
    </w:tbl>
    <w:p w14:paraId="2D4AB1F2" w14:textId="77777777" w:rsidR="00DE4EE4" w:rsidRDefault="00000000">
      <w:pPr>
        <w:pStyle w:val="2"/>
        <w:spacing w:before="120" w:after="60"/>
        <w:ind w:left="392" w:hanging="392"/>
      </w:pPr>
      <w:r>
        <w:t>造形と偽装</w:t>
      </w:r>
    </w:p>
    <w:p w14:paraId="259968CF" w14:textId="4FBC8B38" w:rsidR="00DE4EE4" w:rsidRDefault="00940349">
      <w:pPr>
        <w:pStyle w:val="ad"/>
        <w:spacing w:line="260" w:lineRule="exact"/>
        <w:ind w:firstLine="180"/>
      </w:pPr>
      <w:r>
        <w:rPr>
          <w:rFonts w:hint="eastAsia"/>
        </w:rPr>
        <w:t>笛の素材について，食品接触に適合していて扱いが容易なBambu Lab PLA Pureでプロトタイピングした．吹き込み口が口に触れること，不透明であるため管が透けて見えず偽装の観点でも都合がよいこと，そして安定して造形できていることが，この素材を標準とする理由である．より長期の保管に対しては，PETGが正式な選択肢となる．PETGでも問題なく造形でき，加水分解や紫外線への耐性の観点からPLAより優れているため，年単位で保管したい用途にはPETGを選ぶとよい．さらに耐火性や超長期の保存まで求める場合には，金属3Dプリントへの移行が将来の展望となる．笛は日用品に融合でき，息の吹き込み口と音の出る窓だけが外部に見える形となる．笛を寝かせたまま長軸まわりに回しても音の高さが変わらないことは実測しており（5章），ホストの形に合わせて窓の向きを選べる．印刷は家庭用の3Dプリンタで完結する．なお，印刷データには秘密がそのまま載るため，スライスと印刷はネットワークから切り離した自分の環境で行うことを推奨する．</w:t>
      </w:r>
    </w:p>
    <w:p w14:paraId="09568327" w14:textId="77777777" w:rsidR="00DE4EE4" w:rsidRDefault="00000000">
      <w:pPr>
        <w:pStyle w:val="1"/>
        <w:spacing w:after="60"/>
        <w:ind w:left="431" w:hanging="431"/>
      </w:pPr>
      <w:r>
        <w:t>脅威モデル</w:t>
      </w:r>
    </w:p>
    <w:p w14:paraId="56F21A40" w14:textId="77777777" w:rsidR="00DE4EE4" w:rsidRDefault="00000000">
      <w:pPr>
        <w:pStyle w:val="ad"/>
        <w:spacing w:line="260" w:lineRule="exact"/>
        <w:ind w:firstLine="180"/>
      </w:pPr>
      <w:r>
        <w:t>前提として，方式そのものは公開であり，秘密は断片の値だけである（方式は公開でも秘密さえ守れば安全であるべき，という暗号設計の基本原則に従う）．まず，本研究が主張しないことを明示する．第一に，「吹かなければ読めない」とは主張しない．管の長さは静的な形状なので，保管場所を突き止めた攻撃者は，開口部の計測，透過撮影，</w:t>
      </w:r>
      <w:r>
        <w:t>CT</w:t>
      </w:r>
      <w:r>
        <w:t>などにより，無音のまま内容を読み取れる．この場合の防御は，秘密分散の「規定数未満の断片からは何も分からない」という性質と，断片を別々の場所に置く運用だけである．第二に，読み取られたら痕跡が残る，といった改ざん・複製の検知は主張しない．笛は無傷のまま何度でも読めて複製でき，痕跡は残らない．第三に，音や物体の層による暗号学的な秘匿は一切主張しない．想定する攻撃者の類型と，それぞれをどの層が防ぐかを表</w:t>
      </w:r>
      <w:r>
        <w:t>4</w:t>
      </w:r>
      <w:r>
        <w:t>に，各層が秘密を守る力の整理を表</w:t>
      </w:r>
      <w:r>
        <w:t>5</w:t>
      </w:r>
      <w:r>
        <w:t>にまとめる．</w:t>
      </w:r>
    </w:p>
    <w:p w14:paraId="20E5F41A" w14:textId="77777777" w:rsidR="00DE4EE4" w:rsidRDefault="00000000">
      <w:pPr>
        <w:pStyle w:val="ad"/>
        <w:spacing w:line="260" w:lineRule="exact"/>
        <w:ind w:firstLine="180"/>
      </w:pPr>
      <w:r>
        <w:t>そのうえで主張する性質は次の4点である．(1)存在の分かりにくさ：この方式を知らない侵入者に対して，日用品への偽装は「どれを調べればよいか」の探索コストを引き上げる．方式を知っている標的型の探索者への効果は限定的であり，(2)持ち物としての単純さ：物体側に電子部品がないため，ネットワーク経由の攻撃やファームウェアの改ざんといった攻撃面がそもそも存在しない．また自分で製造できるため，製造業者に秘密を知られる問題[14]を構造的に避けられる．(3)正規の読み出しが目立つこと：正当な復元の手続きは音を伴うので，立会人の前で儀式として実行できる．これは無音で読み取られる光学タグ群[3][4]との対比であり，秘匿のしくみではなく手続きの性質である．(4)読み出しの手軽さ：正当な利用者は特別な機器なしに，息とスマートフォンだけで復元できる．</w:t>
      </w:r>
    </w:p>
    <w:p w14:paraId="30D23DAC" w14:textId="77777777" w:rsidR="00DE4EE4" w:rsidRDefault="00000000">
      <w:pPr>
        <w:pStyle w:val="af6"/>
        <w:ind w:firstLine="160"/>
      </w:pPr>
      <w:r>
        <w:t>表</w:t>
      </w:r>
      <w:r>
        <w:t>4</w:t>
      </w:r>
      <w:r>
        <w:t xml:space="preserve">　攻撃者の類型と，それぞれを防ぐ層</w:t>
      </w:r>
    </w:p>
    <w:tbl>
      <w:tblPr>
        <w:tblStyle w:val="af7"/>
        <w:tblW w:w="0" w:type="auto"/>
        <w:tblLayout w:type="fixed"/>
        <w:tblLook w:val="04A0" w:firstRow="1" w:lastRow="0" w:firstColumn="1" w:lastColumn="0" w:noHBand="0" w:noVBand="1"/>
      </w:tblPr>
      <w:tblGrid>
        <w:gridCol w:w="1296"/>
        <w:gridCol w:w="1656"/>
        <w:gridCol w:w="1440"/>
      </w:tblGrid>
      <w:tr w:rsidR="00DE4EE4" w14:paraId="08436910" w14:textId="77777777">
        <w:tc>
          <w:tcPr>
            <w:tcW w:w="1296" w:type="dxa"/>
            <w:shd w:val="clear" w:color="auto" w:fill="D9D9D9"/>
          </w:tcPr>
          <w:p w14:paraId="0C94BA1E" w14:textId="77777777" w:rsidR="00DE4EE4" w:rsidRDefault="00000000">
            <w:pPr>
              <w:ind w:firstLine="151"/>
            </w:pPr>
            <w:r>
              <w:rPr>
                <w:rFonts w:ascii="Arial" w:eastAsia="ＭＳ ゴシック" w:hAnsi="Arial"/>
                <w:b/>
                <w:sz w:val="15"/>
              </w:rPr>
              <w:t>攻撃者</w:t>
            </w:r>
          </w:p>
        </w:tc>
        <w:tc>
          <w:tcPr>
            <w:tcW w:w="1656" w:type="dxa"/>
            <w:shd w:val="clear" w:color="auto" w:fill="D9D9D9"/>
          </w:tcPr>
          <w:p w14:paraId="40B4C114" w14:textId="77777777" w:rsidR="00DE4EE4" w:rsidRDefault="00000000">
            <w:pPr>
              <w:ind w:firstLine="151"/>
            </w:pPr>
            <w:r>
              <w:rPr>
                <w:rFonts w:ascii="Arial" w:eastAsia="ＭＳ ゴシック" w:hAnsi="Arial"/>
                <w:b/>
                <w:sz w:val="15"/>
              </w:rPr>
              <w:t>可能な攻撃</w:t>
            </w:r>
          </w:p>
        </w:tc>
        <w:tc>
          <w:tcPr>
            <w:tcW w:w="1440" w:type="dxa"/>
            <w:shd w:val="clear" w:color="auto" w:fill="D9D9D9"/>
          </w:tcPr>
          <w:p w14:paraId="715FEE3C" w14:textId="77777777" w:rsidR="00DE4EE4" w:rsidRDefault="00000000">
            <w:pPr>
              <w:ind w:firstLine="151"/>
            </w:pPr>
            <w:r>
              <w:rPr>
                <w:rFonts w:ascii="Arial" w:eastAsia="ＭＳ ゴシック" w:hAnsi="Arial"/>
                <w:b/>
                <w:sz w:val="15"/>
              </w:rPr>
              <w:t>守る層</w:t>
            </w:r>
          </w:p>
        </w:tc>
      </w:tr>
      <w:tr w:rsidR="00DE4EE4" w14:paraId="3EA37F07" w14:textId="77777777">
        <w:tc>
          <w:tcPr>
            <w:tcW w:w="1296" w:type="dxa"/>
          </w:tcPr>
          <w:p w14:paraId="1D2248A1" w14:textId="77777777" w:rsidR="00DE4EE4" w:rsidRDefault="00000000">
            <w:pPr>
              <w:ind w:firstLine="150"/>
            </w:pPr>
            <w:r>
              <w:rPr>
                <w:sz w:val="15"/>
              </w:rPr>
              <w:t>方式を知らない侵入者</w:t>
            </w:r>
          </w:p>
        </w:tc>
        <w:tc>
          <w:tcPr>
            <w:tcW w:w="1656" w:type="dxa"/>
          </w:tcPr>
          <w:p w14:paraId="47491CB5" w14:textId="77777777" w:rsidR="00DE4EE4" w:rsidRDefault="00000000">
            <w:pPr>
              <w:ind w:firstLine="150"/>
            </w:pPr>
            <w:r>
              <w:rPr>
                <w:sz w:val="15"/>
              </w:rPr>
              <w:t>目視での物色</w:t>
            </w:r>
          </w:p>
        </w:tc>
        <w:tc>
          <w:tcPr>
            <w:tcW w:w="1440" w:type="dxa"/>
          </w:tcPr>
          <w:p w14:paraId="5ADF2BE3" w14:textId="77777777" w:rsidR="00DE4EE4" w:rsidRDefault="00000000">
            <w:pPr>
              <w:ind w:firstLine="150"/>
            </w:pPr>
            <w:r>
              <w:rPr>
                <w:sz w:val="15"/>
              </w:rPr>
              <w:t>偽装（探索コストの引き上げ）</w:t>
            </w:r>
          </w:p>
        </w:tc>
      </w:tr>
      <w:tr w:rsidR="00DE4EE4" w14:paraId="446B56DD" w14:textId="77777777">
        <w:tc>
          <w:tcPr>
            <w:tcW w:w="1296" w:type="dxa"/>
          </w:tcPr>
          <w:p w14:paraId="214D0809" w14:textId="77777777" w:rsidR="00DE4EE4" w:rsidRDefault="00000000">
            <w:pPr>
              <w:ind w:firstLine="150"/>
            </w:pPr>
            <w:r>
              <w:rPr>
                <w:sz w:val="15"/>
              </w:rPr>
              <w:t>方式を知る標的型の探索者</w:t>
            </w:r>
          </w:p>
        </w:tc>
        <w:tc>
          <w:tcPr>
            <w:tcW w:w="1656" w:type="dxa"/>
          </w:tcPr>
          <w:p w14:paraId="233A089A" w14:textId="77777777" w:rsidR="00DE4EE4" w:rsidRDefault="00000000">
            <w:pPr>
              <w:ind w:firstLine="150"/>
            </w:pPr>
            <w:r>
              <w:rPr>
                <w:sz w:val="15"/>
              </w:rPr>
              <w:t>計測・</w:t>
            </w:r>
            <w:r>
              <w:rPr>
                <w:sz w:val="15"/>
              </w:rPr>
              <w:t>CT</w:t>
            </w:r>
            <w:r>
              <w:rPr>
                <w:sz w:val="15"/>
              </w:rPr>
              <w:t>・透過撮影での無音読み取り，複製</w:t>
            </w:r>
          </w:p>
        </w:tc>
        <w:tc>
          <w:tcPr>
            <w:tcW w:w="1440" w:type="dxa"/>
          </w:tcPr>
          <w:p w14:paraId="0468D2CB" w14:textId="77777777" w:rsidR="00DE4EE4" w:rsidRDefault="00000000">
            <w:pPr>
              <w:ind w:firstLine="150"/>
            </w:pPr>
            <w:r>
              <w:rPr>
                <w:sz w:val="15"/>
              </w:rPr>
              <w:t>秘密分散の規定数の性質＋分散配置のみ</w:t>
            </w:r>
          </w:p>
        </w:tc>
      </w:tr>
      <w:tr w:rsidR="00DE4EE4" w14:paraId="770D07E7" w14:textId="77777777">
        <w:tc>
          <w:tcPr>
            <w:tcW w:w="1296" w:type="dxa"/>
          </w:tcPr>
          <w:p w14:paraId="64F04110" w14:textId="77777777" w:rsidR="00DE4EE4" w:rsidRDefault="00000000">
            <w:pPr>
              <w:ind w:firstLine="150"/>
            </w:pPr>
            <w:r>
              <w:rPr>
                <w:sz w:val="15"/>
              </w:rPr>
              <w:t>復元の場の盗聴者</w:t>
            </w:r>
          </w:p>
        </w:tc>
        <w:tc>
          <w:tcPr>
            <w:tcW w:w="1656" w:type="dxa"/>
          </w:tcPr>
          <w:p w14:paraId="6FFCE86A" w14:textId="77777777" w:rsidR="00DE4EE4" w:rsidRDefault="00000000">
            <w:pPr>
              <w:ind w:firstLine="150"/>
            </w:pPr>
            <w:r>
              <w:rPr>
                <w:sz w:val="15"/>
              </w:rPr>
              <w:t>録音</w:t>
            </w:r>
            <w:r>
              <w:rPr>
                <w:sz w:val="15"/>
              </w:rPr>
              <w:t>1</w:t>
            </w:r>
            <w:r>
              <w:rPr>
                <w:sz w:val="15"/>
              </w:rPr>
              <w:t>回で断片を複製</w:t>
            </w:r>
          </w:p>
        </w:tc>
        <w:tc>
          <w:tcPr>
            <w:tcW w:w="1440" w:type="dxa"/>
          </w:tcPr>
          <w:p w14:paraId="546D1009" w14:textId="77777777" w:rsidR="00DE4EE4" w:rsidRDefault="00000000">
            <w:pPr>
              <w:ind w:firstLine="150"/>
            </w:pPr>
            <w:r>
              <w:rPr>
                <w:sz w:val="15"/>
              </w:rPr>
              <w:t>運用（管理された場で復元し，復元後は新しい秘密へ移す）</w:t>
            </w:r>
          </w:p>
        </w:tc>
      </w:tr>
      <w:tr w:rsidR="00DE4EE4" w14:paraId="47E9F42C" w14:textId="77777777">
        <w:tc>
          <w:tcPr>
            <w:tcW w:w="1296" w:type="dxa"/>
          </w:tcPr>
          <w:p w14:paraId="49F51291" w14:textId="77777777" w:rsidR="00DE4EE4" w:rsidRDefault="00000000">
            <w:pPr>
              <w:ind w:firstLine="150"/>
            </w:pPr>
            <w:r>
              <w:rPr>
                <w:sz w:val="15"/>
              </w:rPr>
              <w:t>遠隔からの攻撃者</w:t>
            </w:r>
          </w:p>
        </w:tc>
        <w:tc>
          <w:tcPr>
            <w:tcW w:w="1656" w:type="dxa"/>
          </w:tcPr>
          <w:p w14:paraId="59D622DC" w14:textId="77777777" w:rsidR="00DE4EE4" w:rsidRDefault="00000000">
            <w:pPr>
              <w:ind w:firstLine="150"/>
            </w:pPr>
            <w:r>
              <w:rPr>
                <w:sz w:val="15"/>
              </w:rPr>
              <w:t>物体側に攻撃面なし</w:t>
            </w:r>
          </w:p>
        </w:tc>
        <w:tc>
          <w:tcPr>
            <w:tcW w:w="1440" w:type="dxa"/>
          </w:tcPr>
          <w:p w14:paraId="07043821" w14:textId="77777777" w:rsidR="00DE4EE4" w:rsidRDefault="00000000">
            <w:pPr>
              <w:ind w:firstLine="150"/>
            </w:pPr>
            <w:r>
              <w:rPr>
                <w:sz w:val="15"/>
              </w:rPr>
              <w:t>―</w:t>
            </w:r>
            <w:r>
              <w:rPr>
                <w:sz w:val="15"/>
              </w:rPr>
              <w:t>（本方式が最も強い場面）</w:t>
            </w:r>
          </w:p>
        </w:tc>
      </w:tr>
      <w:tr w:rsidR="00DE4EE4" w14:paraId="57D1ABF7" w14:textId="77777777">
        <w:tc>
          <w:tcPr>
            <w:tcW w:w="1296" w:type="dxa"/>
          </w:tcPr>
          <w:p w14:paraId="75491FF0" w14:textId="77777777" w:rsidR="00DE4EE4" w:rsidRDefault="00000000">
            <w:pPr>
              <w:ind w:firstLine="150"/>
            </w:pPr>
            <w:r>
              <w:rPr>
                <w:sz w:val="15"/>
              </w:rPr>
              <w:t>読み出しアプリへの攻撃者</w:t>
            </w:r>
          </w:p>
        </w:tc>
        <w:tc>
          <w:tcPr>
            <w:tcW w:w="1656" w:type="dxa"/>
          </w:tcPr>
          <w:p w14:paraId="115B1FDE" w14:textId="77777777" w:rsidR="00DE4EE4" w:rsidRDefault="00000000">
            <w:pPr>
              <w:ind w:firstLine="150"/>
            </w:pPr>
            <w:r>
              <w:rPr>
                <w:sz w:val="15"/>
              </w:rPr>
              <w:t>復元値の窃取・すり替え</w:t>
            </w:r>
          </w:p>
        </w:tc>
        <w:tc>
          <w:tcPr>
            <w:tcW w:w="1440" w:type="dxa"/>
          </w:tcPr>
          <w:p w14:paraId="6FE24DDB" w14:textId="77777777" w:rsidR="00DE4EE4" w:rsidRDefault="00000000">
            <w:pPr>
              <w:ind w:firstLine="150"/>
            </w:pPr>
            <w:r>
              <w:rPr>
                <w:sz w:val="15"/>
              </w:rPr>
              <w:t>アプリと端末を別途保護（オフライン動作）</w:t>
            </w:r>
          </w:p>
        </w:tc>
      </w:tr>
      <w:tr w:rsidR="00DE4EE4" w14:paraId="18D5883E" w14:textId="77777777">
        <w:tc>
          <w:tcPr>
            <w:tcW w:w="1296" w:type="dxa"/>
          </w:tcPr>
          <w:p w14:paraId="21BF01AB" w14:textId="77777777" w:rsidR="00DE4EE4" w:rsidRDefault="00000000">
            <w:pPr>
              <w:ind w:firstLine="150"/>
            </w:pPr>
            <w:r>
              <w:rPr>
                <w:sz w:val="15"/>
              </w:rPr>
              <w:t>印刷環境への攻撃者</w:t>
            </w:r>
          </w:p>
        </w:tc>
        <w:tc>
          <w:tcPr>
            <w:tcW w:w="1656" w:type="dxa"/>
          </w:tcPr>
          <w:p w14:paraId="37AFB5EB" w14:textId="77777777" w:rsidR="00DE4EE4" w:rsidRDefault="00000000">
            <w:pPr>
              <w:ind w:firstLine="150"/>
            </w:pPr>
            <w:r>
              <w:rPr>
                <w:sz w:val="15"/>
              </w:rPr>
              <w:t>印刷データから断片を取得</w:t>
            </w:r>
          </w:p>
        </w:tc>
        <w:tc>
          <w:tcPr>
            <w:tcW w:w="1440" w:type="dxa"/>
          </w:tcPr>
          <w:p w14:paraId="6AE2C612" w14:textId="77777777" w:rsidR="00DE4EE4" w:rsidRDefault="00000000">
            <w:pPr>
              <w:ind w:firstLine="150"/>
            </w:pPr>
            <w:r>
              <w:rPr>
                <w:sz w:val="15"/>
              </w:rPr>
              <w:t>ネットワークから切り離した自己環境での製造</w:t>
            </w:r>
          </w:p>
        </w:tc>
      </w:tr>
      <w:tr w:rsidR="00DE4EE4" w14:paraId="29B5E228" w14:textId="77777777">
        <w:tc>
          <w:tcPr>
            <w:tcW w:w="1296" w:type="dxa"/>
          </w:tcPr>
          <w:p w14:paraId="52D874FC" w14:textId="77777777" w:rsidR="00DE4EE4" w:rsidRDefault="00000000">
            <w:pPr>
              <w:ind w:firstLine="150"/>
            </w:pPr>
            <w:r>
              <w:rPr>
                <w:sz w:val="15"/>
              </w:rPr>
              <w:t>所有者への強要</w:t>
            </w:r>
          </w:p>
        </w:tc>
        <w:tc>
          <w:tcPr>
            <w:tcW w:w="1656" w:type="dxa"/>
          </w:tcPr>
          <w:p w14:paraId="550CC5CE" w14:textId="77777777" w:rsidR="00DE4EE4" w:rsidRDefault="00000000">
            <w:pPr>
              <w:ind w:firstLine="150"/>
            </w:pPr>
            <w:r>
              <w:rPr>
                <w:sz w:val="15"/>
              </w:rPr>
              <w:t>脅して吹かせる・場所を聞き出す</w:t>
            </w:r>
          </w:p>
        </w:tc>
        <w:tc>
          <w:tcPr>
            <w:tcW w:w="1440" w:type="dxa"/>
          </w:tcPr>
          <w:p w14:paraId="660D5D01" w14:textId="77777777" w:rsidR="00DE4EE4" w:rsidRDefault="00000000">
            <w:pPr>
              <w:ind w:firstLine="150"/>
            </w:pPr>
            <w:r>
              <w:rPr>
                <w:sz w:val="15"/>
              </w:rPr>
              <w:t>守れない（明示しておく）</w:t>
            </w:r>
          </w:p>
        </w:tc>
      </w:tr>
    </w:tbl>
    <w:p w14:paraId="41B1D67F" w14:textId="77777777" w:rsidR="00DE4EE4" w:rsidRDefault="00000000">
      <w:pPr>
        <w:pStyle w:val="af6"/>
        <w:ind w:firstLine="160"/>
      </w:pPr>
      <w:r>
        <w:t>表5　どの層がどれだけ秘密を守るか（守る力nbit＝当てずっぽうで破るには2のn乗通りの試行が必要）</w:t>
      </w:r>
    </w:p>
    <w:tbl>
      <w:tblPr>
        <w:tblStyle w:val="af7"/>
        <w:tblW w:w="0" w:type="auto"/>
        <w:tblLayout w:type="fixed"/>
        <w:tblLook w:val="04A0" w:firstRow="1" w:lastRow="0" w:firstColumn="1" w:lastColumn="0" w:noHBand="0" w:noVBand="1"/>
      </w:tblPr>
      <w:tblGrid>
        <w:gridCol w:w="1512"/>
        <w:gridCol w:w="1224"/>
        <w:gridCol w:w="1656"/>
      </w:tblGrid>
      <w:tr w:rsidR="00DE4EE4" w14:paraId="1CC671FE" w14:textId="77777777">
        <w:tc>
          <w:tcPr>
            <w:tcW w:w="1512" w:type="dxa"/>
            <w:shd w:val="clear" w:color="auto" w:fill="D9D9D9"/>
          </w:tcPr>
          <w:p w14:paraId="5E7EA84B" w14:textId="77777777" w:rsidR="00DE4EE4" w:rsidRDefault="00000000">
            <w:pPr>
              <w:ind w:firstLine="151"/>
            </w:pPr>
            <w:r>
              <w:rPr>
                <w:rFonts w:ascii="Arial" w:eastAsia="ＭＳ ゴシック" w:hAnsi="Arial"/>
                <w:b/>
                <w:sz w:val="15"/>
              </w:rPr>
              <w:t>層</w:t>
            </w:r>
          </w:p>
        </w:tc>
        <w:tc>
          <w:tcPr>
            <w:tcW w:w="1224" w:type="dxa"/>
            <w:shd w:val="clear" w:color="auto" w:fill="D9D9D9"/>
          </w:tcPr>
          <w:p w14:paraId="3C0B1D23" w14:textId="77777777" w:rsidR="00DE4EE4" w:rsidRDefault="00000000">
            <w:pPr>
              <w:ind w:firstLine="151"/>
            </w:pPr>
            <w:r>
              <w:rPr>
                <w:rFonts w:ascii="Arial" w:eastAsia="ＭＳ ゴシック" w:hAnsi="Arial"/>
                <w:b/>
                <w:sz w:val="15"/>
              </w:rPr>
              <w:t>量</w:t>
            </w:r>
          </w:p>
        </w:tc>
        <w:tc>
          <w:tcPr>
            <w:tcW w:w="1656" w:type="dxa"/>
            <w:shd w:val="clear" w:color="auto" w:fill="D9D9D9"/>
          </w:tcPr>
          <w:p w14:paraId="1169A408" w14:textId="77777777" w:rsidR="00DE4EE4" w:rsidRDefault="00000000">
            <w:pPr>
              <w:ind w:firstLine="151"/>
            </w:pPr>
            <w:r>
              <w:rPr>
                <w:rFonts w:ascii="Arial" w:eastAsia="ＭＳ ゴシック" w:hAnsi="Arial"/>
                <w:b/>
                <w:sz w:val="15"/>
              </w:rPr>
              <w:t>秘密を守る力</w:t>
            </w:r>
          </w:p>
        </w:tc>
      </w:tr>
      <w:tr w:rsidR="00DE4EE4" w14:paraId="407D6D61" w14:textId="77777777">
        <w:tc>
          <w:tcPr>
            <w:tcW w:w="1512" w:type="dxa"/>
          </w:tcPr>
          <w:p w14:paraId="040FE1C3" w14:textId="77777777" w:rsidR="00DE4EE4" w:rsidRDefault="00000000">
            <w:pPr>
              <w:ind w:firstLine="150"/>
            </w:pPr>
            <w:r>
              <w:rPr>
                <w:sz w:val="15"/>
              </w:rPr>
              <w:t>秘密本体（乱数で生成）</w:t>
            </w:r>
          </w:p>
        </w:tc>
        <w:tc>
          <w:tcPr>
            <w:tcW w:w="1224" w:type="dxa"/>
          </w:tcPr>
          <w:p w14:paraId="7054AA10" w14:textId="77777777" w:rsidR="00DE4EE4" w:rsidRDefault="00000000">
            <w:pPr>
              <w:ind w:firstLine="150"/>
            </w:pPr>
            <w:r>
              <w:rPr>
                <w:sz w:val="15"/>
              </w:rPr>
              <w:t xml:space="preserve">128 </w:t>
            </w:r>
            <w:proofErr w:type="gramStart"/>
            <w:r>
              <w:rPr>
                <w:sz w:val="15"/>
              </w:rPr>
              <w:t>bit</w:t>
            </w:r>
            <w:proofErr w:type="gramEnd"/>
          </w:p>
        </w:tc>
        <w:tc>
          <w:tcPr>
            <w:tcW w:w="1656" w:type="dxa"/>
          </w:tcPr>
          <w:p w14:paraId="7B0D18CD" w14:textId="77777777" w:rsidR="00DE4EE4" w:rsidRDefault="00000000">
            <w:pPr>
              <w:ind w:firstLine="150"/>
            </w:pPr>
            <w:r>
              <w:rPr>
                <w:sz w:val="15"/>
              </w:rPr>
              <w:t>―</w:t>
            </w:r>
            <w:r>
              <w:rPr>
                <w:sz w:val="15"/>
              </w:rPr>
              <w:t>（守られる対象）</w:t>
            </w:r>
          </w:p>
        </w:tc>
      </w:tr>
      <w:tr w:rsidR="00DE4EE4" w14:paraId="42DA32E7" w14:textId="77777777">
        <w:tc>
          <w:tcPr>
            <w:tcW w:w="1512" w:type="dxa"/>
          </w:tcPr>
          <w:p w14:paraId="26D9F449" w14:textId="77777777" w:rsidR="00DE4EE4" w:rsidRDefault="00000000">
            <w:pPr>
              <w:ind w:firstLine="150"/>
            </w:pPr>
            <w:r>
              <w:rPr>
                <w:sz w:val="15"/>
              </w:rPr>
              <w:t>秘密分散（</w:t>
            </w:r>
            <w:r>
              <w:rPr>
                <w:sz w:val="15"/>
              </w:rPr>
              <w:t>3</w:t>
            </w:r>
            <w:r>
              <w:rPr>
                <w:sz w:val="15"/>
              </w:rPr>
              <w:t>分の</w:t>
            </w:r>
            <w:r>
              <w:rPr>
                <w:sz w:val="15"/>
              </w:rPr>
              <w:t>2</w:t>
            </w:r>
            <w:r>
              <w:rPr>
                <w:sz w:val="15"/>
              </w:rPr>
              <w:t>で復元）</w:t>
            </w:r>
          </w:p>
        </w:tc>
        <w:tc>
          <w:tcPr>
            <w:tcW w:w="1224" w:type="dxa"/>
          </w:tcPr>
          <w:p w14:paraId="127D6A64" w14:textId="77777777" w:rsidR="00DE4EE4" w:rsidRDefault="00000000">
            <w:pPr>
              <w:ind w:firstLine="150"/>
            </w:pPr>
            <w:r>
              <w:rPr>
                <w:sz w:val="15"/>
              </w:rPr>
              <w:t>断片は各</w:t>
            </w:r>
            <w:r>
              <w:rPr>
                <w:sz w:val="15"/>
              </w:rPr>
              <w:t>148 bit</w:t>
            </w:r>
          </w:p>
        </w:tc>
        <w:tc>
          <w:tcPr>
            <w:tcW w:w="1656" w:type="dxa"/>
          </w:tcPr>
          <w:p w14:paraId="706737F2" w14:textId="77777777" w:rsidR="00DE4EE4" w:rsidRDefault="00000000">
            <w:pPr>
              <w:ind w:firstLine="150"/>
            </w:pPr>
            <w:r>
              <w:rPr>
                <w:sz w:val="15"/>
              </w:rPr>
              <w:t>128 bit</w:t>
            </w:r>
            <w:r>
              <w:rPr>
                <w:sz w:val="15"/>
              </w:rPr>
              <w:t>（規定数未満では何も分からない）</w:t>
            </w:r>
          </w:p>
        </w:tc>
      </w:tr>
      <w:tr w:rsidR="00DE4EE4" w14:paraId="0E3DC70C" w14:textId="77777777">
        <w:tc>
          <w:tcPr>
            <w:tcW w:w="1512" w:type="dxa"/>
          </w:tcPr>
          <w:p w14:paraId="47DFA8A6" w14:textId="77777777" w:rsidR="00DE4EE4" w:rsidRDefault="00000000">
            <w:pPr>
              <w:ind w:firstLine="150"/>
            </w:pPr>
            <w:r>
              <w:rPr>
                <w:sz w:val="15"/>
              </w:rPr>
              <w:t>物理担体（音の符号）</w:t>
            </w:r>
          </w:p>
        </w:tc>
        <w:tc>
          <w:tcPr>
            <w:tcW w:w="1224" w:type="dxa"/>
          </w:tcPr>
          <w:p w14:paraId="6A55D540" w14:textId="77777777" w:rsidR="00DE4EE4" w:rsidRDefault="00000000">
            <w:pPr>
              <w:ind w:firstLine="150"/>
            </w:pPr>
            <w:r>
              <w:rPr>
                <w:sz w:val="15"/>
              </w:rPr>
              <w:t>1</w:t>
            </w:r>
            <w:r>
              <w:rPr>
                <w:sz w:val="15"/>
              </w:rPr>
              <w:t>本約</w:t>
            </w:r>
            <w:r>
              <w:rPr>
                <w:sz w:val="15"/>
              </w:rPr>
              <w:t>3.7 bit×</w:t>
            </w:r>
            <w:r>
              <w:rPr>
                <w:sz w:val="15"/>
              </w:rPr>
              <w:t>本数</w:t>
            </w:r>
          </w:p>
        </w:tc>
        <w:tc>
          <w:tcPr>
            <w:tcW w:w="1656" w:type="dxa"/>
          </w:tcPr>
          <w:p w14:paraId="79E2D622" w14:textId="77777777" w:rsidR="00DE4EE4" w:rsidRDefault="00000000">
            <w:pPr>
              <w:ind w:firstLine="150"/>
            </w:pPr>
            <w:r>
              <w:rPr>
                <w:sz w:val="15"/>
              </w:rPr>
              <w:t>0 bit</w:t>
            </w:r>
            <w:r>
              <w:rPr>
                <w:sz w:val="15"/>
              </w:rPr>
              <w:t>（守る力はないと明示）</w:t>
            </w:r>
          </w:p>
        </w:tc>
      </w:tr>
      <w:tr w:rsidR="00DE4EE4" w14:paraId="2ED5753F" w14:textId="77777777">
        <w:tc>
          <w:tcPr>
            <w:tcW w:w="1512" w:type="dxa"/>
          </w:tcPr>
          <w:p w14:paraId="7309D207" w14:textId="77777777" w:rsidR="00DE4EE4" w:rsidRDefault="00000000">
            <w:pPr>
              <w:ind w:firstLine="150"/>
            </w:pPr>
            <w:r>
              <w:rPr>
                <w:sz w:val="15"/>
              </w:rPr>
              <w:t>偽装（存在の分かりにくさ）</w:t>
            </w:r>
          </w:p>
        </w:tc>
        <w:tc>
          <w:tcPr>
            <w:tcW w:w="1224" w:type="dxa"/>
          </w:tcPr>
          <w:p w14:paraId="5ACB38FF" w14:textId="77777777" w:rsidR="00DE4EE4" w:rsidRDefault="00000000">
            <w:pPr>
              <w:ind w:firstLine="150"/>
            </w:pPr>
            <w:r>
              <w:rPr>
                <w:sz w:val="15"/>
              </w:rPr>
              <w:t>―</w:t>
            </w:r>
          </w:p>
        </w:tc>
        <w:tc>
          <w:tcPr>
            <w:tcW w:w="1656" w:type="dxa"/>
          </w:tcPr>
          <w:p w14:paraId="41568267" w14:textId="77777777" w:rsidR="00DE4EE4" w:rsidRDefault="00000000">
            <w:pPr>
              <w:ind w:firstLine="150"/>
            </w:pPr>
            <w:r>
              <w:rPr>
                <w:sz w:val="15"/>
              </w:rPr>
              <w:t>0 bit</w:t>
            </w:r>
            <w:r>
              <w:rPr>
                <w:sz w:val="15"/>
              </w:rPr>
              <w:t>（探索コストを上げるだけ）</w:t>
            </w:r>
          </w:p>
        </w:tc>
      </w:tr>
    </w:tbl>
    <w:p w14:paraId="4DFFC4D5" w14:textId="77777777" w:rsidR="00DE4EE4" w:rsidRDefault="00000000">
      <w:pPr>
        <w:pStyle w:val="1"/>
        <w:spacing w:after="60"/>
        <w:ind w:left="431" w:hanging="431"/>
      </w:pPr>
      <w:r>
        <w:t>実験</w:t>
      </w:r>
    </w:p>
    <w:p w14:paraId="682EFC23" w14:textId="77777777" w:rsidR="00DE4EE4" w:rsidRDefault="00000000">
      <w:pPr>
        <w:pStyle w:val="ad"/>
        <w:spacing w:line="260" w:lineRule="exact"/>
        <w:ind w:firstLine="180"/>
      </w:pPr>
      <w:r>
        <w:t>本章では，現時点で実機による実測が済んでいる4つの結果を報告する．すなわち，較正と音域の確定，気温に対する頑健性，印刷から復元までの通しの実証，および印刷の向きの自由度である．未実施の評価は，7章に今後の課題として整理する．</w:t>
      </w:r>
    </w:p>
    <w:p w14:paraId="6D8BC5F8" w14:textId="77777777" w:rsidR="00DE4EE4" w:rsidRDefault="00000000">
      <w:pPr>
        <w:pStyle w:val="2"/>
        <w:spacing w:before="120" w:after="60"/>
        <w:ind w:left="392" w:hanging="392"/>
      </w:pPr>
      <w:r>
        <w:t>較正と音域の確定</w:t>
      </w:r>
    </w:p>
    <w:p w14:paraId="2636B395" w14:textId="77777777" w:rsidR="00DE4EE4" w:rsidRDefault="00000000">
      <w:pPr>
        <w:pStyle w:val="ad"/>
        <w:spacing w:line="260" w:lineRule="exact"/>
        <w:ind w:firstLine="180"/>
      </w:pPr>
      <w:r>
        <w:t>厚壁ヘッド（</w:t>
      </w:r>
      <w:r>
        <w:t>mini10</w:t>
      </w:r>
      <w:r>
        <w:t>）の笛を用い，狙った音の高さに合わせ込む較正を行った．長さと音の高さの対応式</w:t>
      </w:r>
      <w:r>
        <w:t xml:space="preserve"> f = A/(L+e) </w:t>
      </w:r>
      <w:r>
        <w:t>に対して</w:t>
      </w:r>
      <w:r>
        <w:t xml:space="preserve"> A = 86718</w:t>
      </w:r>
      <w:r>
        <w:t>，</w:t>
      </w:r>
      <w:r>
        <w:t xml:space="preserve">e = −11.81 </w:t>
      </w:r>
      <w:r>
        <w:t>を得た．初期の予備測定（図5）</w:t>
      </w:r>
      <w:r/>
      <w:r>
        <w:t>では，狙った音の笛</w:t>
      </w:r>
      <w:r>
        <w:t>9</w:t>
      </w:r>
      <w:r>
        <w:t>本すべてが</w:t>
      </w:r>
      <w:r>
        <w:t>±5</w:t>
      </w:r>
      <w:r>
        <w:t>セント以内で鳴った一方，</w:t>
      </w:r>
      <w:r>
        <w:t>17</w:t>
      </w:r>
      <w:r>
        <w:t>本を一列に並べた条件では安定して鳴る上端が</w:t>
      </w:r>
      <w:r>
        <w:t>D#7</w:t>
      </w:r>
      <w:r>
        <w:t>までで，それより高い笛は音が高い方へ引っ張られて不安定であった．そこで壁を厚くし窓を深くしたヘッドへ改良したところ，どの笛も安定</w:t>
      </w:r>
      <w:r>
        <w:lastRenderedPageBreak/>
        <w:t>して鳴るようになり，安定音域の上端が</w:t>
      </w:r>
      <w:r>
        <w:t>F#7</w:t>
      </w:r>
      <w:r>
        <w:t>まで広がった．この厚壁ヘッドでは，較正用の</w:t>
      </w:r>
      <w:r>
        <w:t>13</w:t>
      </w:r>
      <w:r>
        <w:t>本すべてが狙いから</w:t>
      </w:r>
      <w:r>
        <w:t>±6</w:t>
      </w:r>
      <w:r>
        <w:t>セント（二乗平均平方根で</w:t>
      </w:r>
      <w:r>
        <w:t>5.9</w:t>
      </w:r>
      <w:r>
        <w:t>セント）以内で鳴り，</w:t>
      </w:r>
      <w:r>
        <w:t>F#6</w:t>
      </w:r>
      <w:r>
        <w:t>から</w:t>
      </w:r>
      <w:r>
        <w:t>F#7</w:t>
      </w:r>
      <w:r>
        <w:t>までの</w:t>
      </w:r>
      <w:r>
        <w:t>13</w:t>
      </w:r>
      <w:r>
        <w:t>スロットを半音刻みで安定して使えることを確認した．</w:t>
      </w:r>
    </w:p>
    <w:p w14:paraId="1B94119B" w14:textId="77777777" w:rsidR="00DE4EE4" w:rsidRDefault="00000000">
      <w:pPr>
        <w:spacing w:before="80" w:after="40"/>
        <w:ind w:firstLine="200"/>
        <w:jc w:val="center"/>
      </w:pPr>
      <w:r>
        <w:rPr>
          <w:noProof/>
        </w:rPr>
        <w:drawing>
          <wp:inline distT="0" distB="0" distL="0" distR="0" wp14:anchorId="3D71DB93" wp14:editId="54015E42">
            <wp:extent cx="2743200" cy="10806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relim.png"/>
                    <pic:cNvPicPr/>
                  </pic:nvPicPr>
                  <pic:blipFill>
                    <a:blip r:embed="rId17"/>
                    <a:stretch>
                      <a:fillRect/>
                    </a:stretch>
                  </pic:blipFill>
                  <pic:spPr>
                    <a:xfrm>
                      <a:off x="0" y="0"/>
                      <a:ext cx="2743200" cy="1080655"/>
                    </a:xfrm>
                    <a:prstGeom prst="rect">
                      <a:avLst/>
                    </a:prstGeom>
                  </pic:spPr>
                </pic:pic>
              </a:graphicData>
            </a:graphic>
          </wp:inline>
        </w:drawing>
      </w:r>
    </w:p>
    <w:p w14:paraId="1A741CCF" w14:textId="77777777" w:rsidR="00DE4EE4" w:rsidRDefault="00000000">
      <w:pPr>
        <w:pStyle w:val="af6"/>
        <w:ind w:firstLine="160"/>
      </w:pPr>
      <w:r>
        <w:t>図5　予備測定（実測）．</w:t>
      </w:r>
      <w:r/>
      <w:r>
        <w:t>左：</w:t>
      </w:r>
      <w:r>
        <w:t>9</w:t>
      </w:r>
      <w:r>
        <w:t>本は狙い</w:t>
      </w:r>
      <w:r>
        <w:t>±5</w:t>
      </w:r>
      <w:r>
        <w:t>セントで鳴った．右：</w:t>
      </w:r>
      <w:r>
        <w:t>17</w:t>
      </w:r>
      <w:r>
        <w:t>本の列では上端が</w:t>
      </w:r>
      <w:r>
        <w:t>D#7</w:t>
      </w:r>
      <w:r>
        <w:t>で，</w:t>
      </w:r>
      <w:r>
        <w:t>E7</w:t>
      </w:r>
      <w:r>
        <w:t>〜</w:t>
      </w:r>
      <w:r>
        <w:t>F#7</w:t>
      </w:r>
      <w:r>
        <w:t>は大きく上ずって不安定であった</w:t>
      </w:r>
    </w:p>
    <w:p w14:paraId="7381FF32" w14:textId="77777777" w:rsidR="00DE4EE4" w:rsidRDefault="00000000">
      <w:pPr>
        <w:pStyle w:val="2"/>
        <w:spacing w:before="120" w:after="60"/>
        <w:ind w:left="392" w:hanging="392"/>
      </w:pPr>
      <w:r>
        <w:t>気温が変わっても読めるか</w:t>
      </w:r>
    </w:p>
    <w:p w14:paraId="5D2824BD" w14:textId="77777777" w:rsidR="00DE4EE4" w:rsidRDefault="00000000">
      <w:pPr>
        <w:pStyle w:val="ad"/>
        <w:spacing w:line="260" w:lineRule="exact"/>
        <w:ind w:firstLine="180"/>
      </w:pPr>
      <w:r>
        <w:t>厚壁ヘッドの笛</w:t>
      </w:r>
      <w:r>
        <w:t>5</w:t>
      </w:r>
      <w:r>
        <w:t>本（</w:t>
      </w:r>
      <w:r>
        <w:t>F#6</w:t>
      </w:r>
      <w:r>
        <w:t>，</w:t>
      </w:r>
      <w:r>
        <w:t>A6</w:t>
      </w:r>
      <w:r>
        <w:t>，</w:t>
      </w:r>
      <w:r>
        <w:t>C7</w:t>
      </w:r>
      <w:r>
        <w:t>，</w:t>
      </w:r>
      <w:r>
        <w:t>E7</w:t>
      </w:r>
      <w:r>
        <w:t>，</w:t>
      </w:r>
      <w:r>
        <w:t>F#7</w:t>
      </w:r>
      <w:r>
        <w:t>）を用い，</w:t>
      </w:r>
      <w:r>
        <w:t>25.2 ℃</w:t>
      </w:r>
      <w:r>
        <w:t>と</w:t>
      </w:r>
      <w:r>
        <w:t>41.0 ℃</w:t>
      </w:r>
      <w:r>
        <w:t>の</w:t>
      </w:r>
      <w:r>
        <w:t>2</w:t>
      </w:r>
      <w:r>
        <w:t>つの環境で各笛を</w:t>
      </w:r>
      <w:r>
        <w:t>6</w:t>
      </w:r>
      <w:r>
        <w:t>回ずつ吹き，中央値で比べた．音の高さを絶対値で読むと，基準となる</w:t>
      </w:r>
      <w:r>
        <w:t>C7</w:t>
      </w:r>
      <w:r>
        <w:t>で</w:t>
      </w:r>
      <w:r>
        <w:t>41.0 ℃</w:t>
      </w:r>
      <w:r>
        <w:t>のとき約</w:t>
      </w:r>
      <w:r>
        <w:t>39</w:t>
      </w:r>
      <w:r>
        <w:t>セント高くなった．これは音速が絶対温度の平方根に比例することからの予測（約</w:t>
      </w:r>
      <w:r>
        <w:t>45</w:t>
      </w:r>
      <w:r>
        <w:t>セント）とよく一致する．一方，基準笛</w:t>
      </w:r>
      <w:r>
        <w:t>C7</w:t>
      </w:r>
      <w:r>
        <w:t>との比で読むと，</w:t>
      </w:r>
      <w:r>
        <w:t>16 ℃</w:t>
      </w:r>
      <w:r>
        <w:t>近い温度差があっても全笛の残差は</w:t>
      </w:r>
      <w:r>
        <w:t>±24</w:t>
      </w:r>
      <w:r>
        <w:t>セント以内に収まり，半音の境界（</w:t>
      </w:r>
      <w:r>
        <w:t>±50</w:t>
      </w:r>
      <w:r>
        <w:t>セント）の十分内側であった．したがって，暑い環境でも半音刻みの読み取りは成立し，基準笛による自己補正が働くことを実測で確認した．残る</w:t>
      </w:r>
      <w:r>
        <w:t>±24</w:t>
      </w:r>
      <w:r>
        <w:t>セントは，温度そのものよりも</w:t>
      </w:r>
      <w:r>
        <w:t>2</w:t>
      </w:r>
      <w:r>
        <w:t>回の測定での息の強さの違いに由来すると見られ，同一の息で吹けばさらに小さくなると考えられる．</w:t>
      </w:r>
    </w:p>
    <w:p w14:paraId="68163F00" w14:textId="77777777" w:rsidR="00DE4EE4" w:rsidRDefault="00000000">
      <w:pPr>
        <w:pStyle w:val="2"/>
        <w:spacing w:before="120" w:after="60"/>
        <w:ind w:left="392" w:hanging="392"/>
      </w:pPr>
      <w:r>
        <w:t>印刷から復元までの通しの実証</w:t>
      </w:r>
    </w:p>
    <w:p w14:paraId="387BC2C2" w14:textId="77777777" w:rsidR="00DE4EE4" w:rsidRDefault="00000000">
      <w:pPr>
        <w:pStyle w:val="ad"/>
        <w:spacing w:line="260" w:lineRule="exact"/>
        <w:ind w:firstLine="180"/>
      </w:pPr>
      <w:r>
        <w:t>方式が実機で通ることを小さな秘密で実証した．</w:t>
      </w:r>
      <w:r>
        <w:t>4</w:t>
      </w:r>
      <w:r>
        <w:t>桁の数「</w:t>
      </w:r>
      <w:r>
        <w:t>2026</w:t>
      </w:r>
      <w:r>
        <w:t>」を記号の列としてそのまま符号化し，基準笛</w:t>
      </w:r>
      <w:r>
        <w:t>C7</w:t>
      </w:r>
      <w:r>
        <w:t>を先頭に置いた</w:t>
      </w:r>
      <w:r>
        <w:t>5</w:t>
      </w:r>
      <w:r>
        <w:t>本の笛を，厚壁ヘッドと食品接触安全の</w:t>
      </w:r>
      <w:r>
        <w:t>PLA Pure</w:t>
      </w:r>
      <w:r>
        <w:t>で印刷した．これを先頭から順に吹き，スマートフォンの</w:t>
      </w:r>
      <w:r>
        <w:t>Web</w:t>
      </w:r>
      <w:r>
        <w:t>アプリだけで録音・周波数分析・復号を行い，あらかじめ控えておいた検証値（秘密の</w:t>
      </w:r>
      <w:r>
        <w:t>SHA-256</w:t>
      </w:r>
      <w:r>
        <w:t>ハッシュ）と一致することを確認した．秘密を符号化し，印刷し，吹いて，スマートフォンだけで取り出して照合するという一連が実機で通ることを確かめた，最初の通しの実証である．</w:t>
      </w:r>
    </w:p>
    <w:p w14:paraId="7EEB6B8F" w14:textId="77777777" w:rsidR="00DE4EE4" w:rsidRDefault="00000000">
      <w:pPr>
        <w:pStyle w:val="ad"/>
        <w:spacing w:line="260" w:lineRule="exact"/>
        <w:ind w:firstLine="180"/>
      </w:pPr>
      <w:r>
        <w:t>さらに，同じ「</w:t>
      </w:r>
      <w:r>
        <w:t>2026</w:t>
      </w:r>
      <w:r>
        <w:t>」の笛を</w:t>
      </w:r>
      <w:r>
        <w:t>H2D</w:t>
      </w:r>
      <w:r>
        <w:t>プリンタと透明な</w:t>
      </w:r>
      <w:r>
        <w:t>PETG</w:t>
      </w:r>
      <w:r>
        <w:t>でも印刷したところ，厚壁ヘッド（</w:t>
      </w:r>
      <w:r>
        <w:t>mini10</w:t>
      </w:r>
      <w:r>
        <w:t>）の厚い壁のおかげで無事に造形でき，音も鳴ることを確認した．長期保管に適した</w:t>
      </w:r>
      <w:r>
        <w:t>PETG</w:t>
      </w:r>
      <w:r>
        <w:t>が，将来の候補ではなく実機で成立する正式な選択肢であることを実装として確かめられた．</w:t>
      </w:r>
    </w:p>
    <w:p w14:paraId="68163F00" w14:textId="77777777" w:rsidR="00DE4EE4" w:rsidRDefault="00000000">
      <w:pPr>
        <w:pStyle w:val="2"/>
        <w:spacing w:before="120" w:after="60"/>
        <w:ind w:left="392" w:hanging="392"/>
      </w:pPr>
      <w:r>
        <w:t>印刷の向きの自由度</w:t>
      </w:r>
    </w:p>
    <w:p w14:paraId="7EEB6B8F" w14:textId="77777777" w:rsidR="00DE4EE4" w:rsidRDefault="00000000">
      <w:pPr>
        <w:pStyle w:val="ad"/>
        <w:spacing w:line="260" w:lineRule="exact"/>
        <w:ind w:firstLine="180"/>
      </w:pPr>
      <w:r>
        <w:t>日用品に埋め込むには，ホストの形に合わせて笛の向きを選べることが望ましい．そこで，音の出る窓が真上を向く従来の向きを0度とし，笛を寝かせたまま長軸まわりに回した角度を変えて，造形と発音を比べた．同一の土台の右側面，左側面，上面に，同じ音（C7）の笛を1本ずつ接した試験片を1回で印刷し，上面の1本を従来の向きの対照とした．3本が同じ印刷条件で得られるため，全部が鳴らなければ向き以外に原因があり，対照だけが鳴れば向きの問題であると切り分けられる．</w:t>
      </w:r>
    </w:p>
    <w:p w14:paraId="7EEB6B8F" w14:textId="77777777" w:rsidR="00DE4EE4" w:rsidRDefault="00000000">
      <w:pPr>
        <w:pStyle w:val="ad"/>
        <w:spacing w:line="260" w:lineRule="exact"/>
        <w:ind w:firstLine="180"/>
      </w:pPr>
      <w:r>
        <w:t>結果として，0度と±90度の3本すべてが鳴った．基音の平均は，対照が2180.0 Hz，窓が水平に開く2本が2177.0 Hzと2180.0 Hzであり，対照との差はそれぞれ−2.4セントと0セントであった．対照そのものも2回の吹鳴で9.5セントばらついており，向きによる差はこのばらつきに埋もれる．スロットの刻みは半音（100セント）であるから，読み取りには影響しない大きさである．</w:t>
      </w:r>
    </w:p>
    <w:p>
      <w:pPr>
        <w:pStyle w:val="ad"/>
        <w:spacing w:line="260" w:lineRule="exact"/>
        <w:ind w:firstLine="180"/>
      </w:pPr>
      <w:del w:id="1001" w:author="CipherFlute generator" w:date="2026-07-28T12:48:15Z">
        <w:r>
          <w:delText xml:space="preserve">一方，窓が水平に開く2本は，わずかに強い息を要し，音がやや濁って聞こえた．スペクトルを見ると，第3のピークが，対照では基音の2.99倍から3.00倍であるのに対し，水平の2本では3.09倍から3.13倍と，本来の3倍より50セントから70セント高い側へずれていた．基音と第2のピークは正常であり，濁りは高次のモードだけが整数比から外れることに由来すると考えられる．復号が読むのは基音だけであるため，この非整数化は読み取りに影響しない．</w:delText>
        </w:r>
      </w:del>
    </w:p>
    <w:p>
      <w:pPr>
        <w:pStyle w:val="ad"/>
        <w:spacing w:line="260" w:lineRule="exact"/>
        <w:ind w:firstLine="180"/>
      </w:pPr>
      <w:del w:id="1002" w:author="CipherFlute generator" w:date="2026-07-28T12:48:15Z">
        <w:r>
          <w:delText xml:space="preserve">したがって，埋め込みに使える向きは，窓が上，右，左の3方向に広がった．窓と吹き込み口が外気に開いてさえいれば，ホストの都合に合わせて笛を90度ずつ回してよい．窓が下を向く向きや中間の角度については，同じ設計で角度を掃引する試験片を用意しており，検証を進めている．</w:delText>
        </w:r>
      </w:del>
    </w:p>
    <w:p w14:paraId="7EEB6B8F" w14:textId="77777777" w:rsidR="00DE4EE4" w:rsidRDefault="00000000">
      <w:pPr>
        <w:pStyle w:val="ad"/>
        <w:spacing w:line="260" w:lineRule="exact"/>
        <w:ind w:firstLine="180"/>
      </w:pPr>
      <w:ins w:id="1003" w:author="CipherFlute generator" w:date="2026-07-28T12:48:15Z">
        <w:r>
          <w:t>一方，窓が真上を向かない向きでは，わずかに強い息を要し，音がやや濁って聞こえた．スペクトルを見ると，第3のピークが，対照では基音の2.99倍から3.00倍であるのに対し，窓が水平の2本では3.09倍から3.13倍と，本来の3倍より50セントから70セント高い側へずれていた．基音と第2のピークは正常であり，濁りは高次のモードだけが整数比から外れることに由来すると考えられる．復号が読むのは基音だけであるため，この非整数化は読み取りに影響しない．</w:t>
        </w:r>
      </w:ins>
    </w:p>
    <w:p w14:paraId="7EEB6B8F" w14:textId="77777777" w:rsidR="00DE4EE4" w:rsidRDefault="00000000">
      <w:pPr>
        <w:pStyle w:val="ad"/>
        <w:spacing w:line="260" w:lineRule="exact"/>
        <w:ind w:firstLine="180"/>
      </w:pPr>
      <w:ins w:id="1004" w:author="CipherFlute generator" w:date="2026-07-28T12:48:15Z">
        <w:r>
          <w:t>続いて，同じ設計で角度を掃引した試験片を印刷し，0度から180度までを確かめた．その結果，0度，±45度，±90度，±135度はいずれも鳴り，180度（窓が真下）だけが鳴らなかった．180度では管の天井が正しく被覆されず，窓の造形も崩れていた．したがって，埋め込みに使える向きは −135度から +135度までの連続した範囲であり，360度のうち270度を占める．使えないのは真下まわりの90度だけである．日用品への埋め込みにおいて，笛の向きに関する制約はほぼ無くなったといえる．</w:t>
        </w:r>
      </w:ins>
    </w:p>
    <w:p w14:paraId="7EEB6B8F" w14:textId="77777777" w:rsidR="00DE4EE4" w:rsidRDefault="00000000">
      <w:pPr>
        <w:pStyle w:val="ad"/>
        <w:spacing w:line="260" w:lineRule="exact"/>
        <w:ind w:firstLine="180"/>
      </w:pPr>
      <w:ins w:id="1005" w:author="CipherFlute generator" w:date="2026-07-28T12:48:15Z">
        <w:r>
          <w:t>笛の長軸を立てる置き方も試した．この場合，吹き込み口から音の出る窓へ至る風道は高さ約1 mmの垂直な細い管になる．吹き込み口を上に向けるとこの風道が埋まって息が入らず，鳴らなかった．吹き込み口を下に向けた場合は鳴ったが，低い音は狙いより95セント高く，高い音では一回の吹鳴で複数の基音が同時に現れて基音が定まらなかった．注意すべきは，聴いた印象と測定が食い違ったことである．耳では高い音がよく鳴り低い音はかすれて聞こえたが，測定では低い音の方が安定していた．復号器が読むのは基音ひとつであるから，鳴っているかどうかを聴感で判断してはならない．以上より，長軸を立てる置き方は現時点では推奨しない．</w:t>
        </w:r>
      </w:ins>
    </w:p>
    <w:p w14:paraId="288A3A0C" w14:textId="77777777" w:rsidR="00DE4EE4" w:rsidRDefault="00000000">
      <w:pPr>
        <w:pStyle w:val="1"/>
        <w:spacing w:after="60"/>
        <w:ind w:left="431" w:hanging="431"/>
      </w:pPr>
      <w:r>
        <w:t>ユースケースシナリオ</w:t>
      </w:r>
    </w:p>
    <w:p w14:paraId="59E1A3D1" w14:textId="77777777" w:rsidR="00DE4EE4" w:rsidRDefault="00000000">
      <w:pPr>
        <w:pStyle w:val="ad"/>
        <w:spacing w:line="260" w:lineRule="exact"/>
        <w:ind w:firstLine="180"/>
      </w:pPr>
      <w:r>
        <w:t>本手法は，運ぶ情報量を設計変数として選べるため，気軽な用途から本格的な鍵管理まで幅広く展開できる．</w:t>
      </w:r>
      <w:r>
        <w:t>ここでは</w:t>
      </w:r>
      <w:r>
        <w:t>4</w:t>
      </w:r>
      <w:r>
        <w:t>つの利用場面を，実装の状況（実装済み・作成中・想定）とともに示す．</w:t>
      </w:r>
    </w:p>
    <w:p w14:paraId="40567160" w14:textId="77777777" w:rsidR="00DE4EE4" w:rsidRDefault="00000000">
      <w:pPr>
        <w:pStyle w:val="2"/>
        <w:spacing w:before="120" w:after="60"/>
        <w:ind w:left="392" w:hanging="392"/>
      </w:pPr>
      <w:r>
        <w:t>カード笛による調の識別とナビゲーション（実装済み）</w:t>
      </w:r>
    </w:p>
    <w:p w14:paraId="4F4851A8" w14:textId="77777777" w:rsidR="00DE4EE4" w:rsidRDefault="00000000">
      <w:pPr>
        <w:pStyle w:val="ad"/>
        <w:spacing w:line="260" w:lineRule="exact"/>
        <w:ind w:firstLine="180"/>
      </w:pPr>
      <w:r>
        <w:t>Chordika</w:t>
      </w:r>
      <w:r>
        <w:t>は，</w:t>
      </w:r>
      <w:r>
        <w:t>1</w:t>
      </w:r>
      <w:r>
        <w:t>枚が</w:t>
      </w:r>
      <w:r>
        <w:t>1</w:t>
      </w:r>
      <w:r>
        <w:t>つの調に対応するカード状の</w:t>
      </w:r>
      <w:r>
        <w:t>8</w:t>
      </w:r>
      <w:r>
        <w:t>本笛である．</w:t>
      </w:r>
      <w:r>
        <w:t>8</w:t>
      </w:r>
      <w:r>
        <w:t>本を吹くと，読み出しアプリが</w:t>
      </w:r>
      <w:r>
        <w:t>8</w:t>
      </w:r>
      <w:r>
        <w:t>音から調を識別し，対応する</w:t>
      </w:r>
      <w:r>
        <w:t>Web</w:t>
      </w:r>
      <w:r>
        <w:t>ページの案内や，その調のコード進行の再生といった体験を提供する．ここで運ばれる秘密の強度は小さいが，物として吹いて楽しく，音楽の教育や遊びに向く．気軽な用途でも本手法が実際に動くことを示す，実装済みのデモである．</w:t>
      </w:r>
    </w:p>
    <w:p w14:paraId="24717572" w14:textId="77777777" w:rsidR="00DE4EE4" w:rsidRDefault="00000000">
      <w:pPr>
        <w:pStyle w:val="2"/>
        <w:spacing w:before="120" w:after="60"/>
        <w:ind w:left="392" w:hanging="392"/>
      </w:pPr>
      <w:r>
        <w:t>スプールへの放射状埋め込み（実装済み）</w:t>
      </w:r>
    </w:p>
    <w:p w14:paraId="2FB360F8" w14:textId="77777777" w:rsidR="00DE4EE4" w:rsidRDefault="00000000">
      <w:pPr>
        <w:pStyle w:val="ad"/>
        <w:spacing w:line="260" w:lineRule="exact"/>
        <w:ind w:firstLine="180"/>
      </w:pPr>
      <w:r>
        <w:t>3D</w:t>
      </w:r>
      <w:r>
        <w:t>プリンタのフィラメントを巻くスプールの円盤に，笛を放射状に埋め込んだ．スプールを回しながら，外周に並んだ吹き込み口を順に吹くと，演奏するように秘密を読み出せる．ありふれた道具に秘密を溶け込ませ，日常の中に隠す例である．</w:t>
      </w:r>
    </w:p>
    <w:p w14:paraId="0F9BD9AC" w14:textId="77777777" w:rsidR="00DE4EE4" w:rsidRDefault="00000000">
      <w:pPr>
        <w:pStyle w:val="2"/>
        <w:spacing w:before="120" w:after="60"/>
        <w:ind w:left="392" w:hanging="392"/>
      </w:pPr>
      <w:r>
        <w:t>秘密分散によるパートナー間の分散保管（作成中，</w:t>
      </w:r>
      <w:r>
        <w:t>HeartBeads</w:t>
      </w:r>
      <w:r>
        <w:t>）</w:t>
      </w:r>
    </w:p>
    <w:p w14:paraId="68FA4B36" w14:textId="77777777" w:rsidR="00DE4EE4" w:rsidRDefault="00000000">
      <w:pPr>
        <w:pStyle w:val="ad"/>
        <w:spacing w:line="260" w:lineRule="exact"/>
        <w:ind w:firstLine="180"/>
      </w:pPr>
      <w:r>
        <w:t>HeartBeads</w:t>
      </w:r>
      <w:r>
        <w:t>は，ハート型の小さな置物を</w:t>
      </w:r>
      <w:r>
        <w:t>2</w:t>
      </w:r>
      <w:r>
        <w:t>つ用意し，</w:t>
      </w:r>
      <w:r>
        <w:t>1</w:t>
      </w:r>
      <w:r>
        <w:t>つの秘密を秘密分散で</w:t>
      </w:r>
      <w:r>
        <w:t>2</w:t>
      </w:r>
      <w:r>
        <w:t>つの断片に分けて各ハートに笛として埋め込む案である（作成中）．</w:t>
      </w:r>
      <w:r>
        <w:t>2</w:t>
      </w:r>
      <w:r>
        <w:t>人が</w:t>
      </w:r>
      <w:r>
        <w:t>1</w:t>
      </w:r>
      <w:r>
        <w:t>つずつ持ち，</w:t>
      </w:r>
      <w:r>
        <w:t>2</w:t>
      </w:r>
      <w:r>
        <w:t>つを合わせて初めて秘密を復元できる（</w:t>
      </w:r>
      <w:r>
        <w:t>2-of-2</w:t>
      </w:r>
      <w:r>
        <w:t>）．</w:t>
      </w:r>
      <w:r>
        <w:t>3</w:t>
      </w:r>
      <w:r>
        <w:t>つに分けて</w:t>
      </w:r>
      <w:r>
        <w:t>2</w:t>
      </w:r>
      <w:r>
        <w:t>つで復元できる形（</w:t>
      </w:r>
      <w:r>
        <w:t>2-of-3</w:t>
      </w:r>
      <w:r>
        <w:t>）にすれば，</w:t>
      </w:r>
      <w:r>
        <w:t>1</w:t>
      </w:r>
      <w:r>
        <w:t>つを失っても復元できる耐性を持たせられる．「</w:t>
      </w:r>
      <w:r>
        <w:t>2</w:t>
      </w:r>
      <w:r>
        <w:t>人がそろわないと開けられない」という関係性を，物のかたちで表現する例である．各ハートは原型が約25×32×7 mmであり，笛が収まる大きさに拡大して用いる．</w:t>
      </w:r>
      <w:r/>
      <w:r/>
      <w:r/>
      <w:r/>
      <w:r/>
      <w:r/>
      <w:r>
        <w:t>1</w:t>
      </w:r>
      <w:r>
        <w:t>記号の秘密であれば，各断片は基準笛</w:t>
      </w:r>
      <w:r>
        <w:t>1</w:t>
      </w:r>
      <w:r>
        <w:t>本とデータ</w:t>
      </w:r>
      <w:r>
        <w:t>1</w:t>
      </w:r>
      <w:r>
        <w:t>本の計</w:t>
      </w:r>
      <w:r>
        <w:t>2</w:t>
      </w:r>
      <w:r>
        <w:t>本で足りる．</w:t>
      </w:r>
    </w:p>
    <w:p w14:paraId="65244B81" w14:textId="77777777" w:rsidR="00DE4EE4" w:rsidRDefault="00000000">
      <w:pPr>
        <w:pStyle w:val="2"/>
        <w:spacing w:before="120" w:after="60"/>
        <w:ind w:left="392" w:hanging="392"/>
      </w:pPr>
      <w:r>
        <w:t>128bitの復元用パスフレーズの保管（想定）</w:t>
      </w:r>
    </w:p>
    <w:p w14:paraId="3C717B7D" w14:textId="77777777" w:rsidR="00DE4EE4" w:rsidRDefault="00000000">
      <w:pPr>
        <w:pStyle w:val="ad"/>
        <w:spacing w:line="260" w:lineRule="exact"/>
        <w:ind w:firstLine="180"/>
      </w:pPr>
      <w:r>
        <w:t>12単語のシード相当の128bitを，多数の笛としてシンプルな箱の底面に埋め込む使い方を想定している．求める強度に応じて笛の本数（128bitなら約40本）を選び，自由に配置する．金庫のように「ここに価値がある」と宣言せず，日常に紛れさせる点が特徴である．これは本手法の容量の上限を，実用の形で示す到達目標である．</w:t>
      </w:r>
    </w:p>
    <w:p w14:paraId="689B4C44" w14:textId="77777777" w:rsidR="00DE4EE4" w:rsidRDefault="00000000">
      <w:pPr>
        <w:pStyle w:val="1"/>
        <w:spacing w:after="60"/>
        <w:ind w:left="431" w:hanging="431"/>
      </w:pPr>
      <w:r>
        <w:t>議論と限界，今後の課題</w:t>
      </w:r>
    </w:p>
    <w:p w14:paraId="28C9AF16" w14:textId="77777777" w:rsidR="00DE4EE4" w:rsidRDefault="00000000">
      <w:pPr>
        <w:pStyle w:val="2"/>
        <w:spacing w:before="120" w:after="60"/>
        <w:ind w:left="392" w:hanging="392"/>
      </w:pPr>
      <w:r>
        <w:t>なぜ音なのか</w:t>
      </w:r>
    </w:p>
    <w:p w14:paraId="5C4EA56C" w14:textId="77777777" w:rsidR="00DE4EE4" w:rsidRDefault="00000000">
      <w:pPr>
        <w:pStyle w:val="ad"/>
        <w:spacing w:line="260" w:lineRule="exact"/>
        <w:ind w:firstLine="180"/>
      </w:pPr>
      <w:r>
        <w:t>第一に，読み出し装置であるマイクがすべてのスマートフォンに載っており，正当な利用者の読み出しの敷居が事実上ゼロである．第二に，音を起こす源が呼気であり電源を要しない．第三に，情報が音の高さに載っているため，こする速さに依存する方式</w:t>
      </w:r>
      <w:r>
        <w:t>[7]</w:t>
      </w:r>
      <w:r>
        <w:t>よりも人間の操作のばらつきに強い．音の高さは，ゆっくり吹いても速く吹いても変わらない．</w:t>
      </w:r>
    </w:p>
    <w:p w14:paraId="502D168C" w14:textId="77777777" w:rsidR="00DE4EE4" w:rsidRDefault="00000000">
      <w:pPr>
        <w:pStyle w:val="2"/>
        <w:spacing w:before="120" w:after="60"/>
        <w:ind w:left="392" w:hanging="392"/>
      </w:pPr>
      <w:r>
        <w:t>限界</w:t>
      </w:r>
    </w:p>
    <w:p w14:paraId="6CC6CB6E" w14:textId="37762D64" w:rsidR="00DE4EE4" w:rsidRDefault="00000000">
      <w:pPr>
        <w:pStyle w:val="ad"/>
        <w:spacing w:line="260" w:lineRule="exact"/>
        <w:ind w:firstLine="180"/>
      </w:pPr>
      <w:r>
        <w:t>本方式にはいくつかの限界がある．第一に，容量あたりの物量では金属板1枚や紙片に劣る．ただし日常のカジュアル用途は笛数本から10本で済むため，かさばりが問題になるのは128bit級の保管に限られる．それについても，6.4節で示したように日用品の中に大量の笛を埋め込む余地は比較的確保しやすいと考える．本方式は容量あたりの効率ではなく，偽装のしやすさと読み出しの手軽さを買うための担体であり，性質の異なる予備手段の一つとして併用することが望ましい．第二に，複製が容易で読み取りの痕跡が残らないため，所有者は漏洩に気づけない．第三に，論文として方式を公開する以上，方式を知る攻撃者に対する存在の分かりにくさは限定的である．第四に，読み出しアプリとスマートフォンは信頼せざるを得ない部分であり，物体側に攻撃面がないという利点はソフトウェア側には及ばない．</w:t>
      </w:r>
    </w:p>
    <w:p w14:paraId="21771B3F" w14:textId="77777777" w:rsidR="00DE4EE4" w:rsidRDefault="00000000">
      <w:pPr>
        <w:pStyle w:val="2"/>
        <w:spacing w:before="120" w:after="60"/>
        <w:ind w:left="392" w:hanging="392"/>
      </w:pPr>
      <w:r>
        <w:t>今後の課題（未実施の評価）</w:t>
      </w:r>
    </w:p>
    <w:p w14:paraId="715D0318" w14:textId="77777777" w:rsidR="00DE4EE4" w:rsidRDefault="00000000">
      <w:pPr>
        <w:pStyle w:val="ad"/>
        <w:spacing w:line="260" w:lineRule="exact"/>
        <w:ind w:firstLine="180"/>
      </w:pPr>
      <w:r>
        <w:t>本手法の主張を固めるため，以下の</w:t>
      </w:r>
      <w:r>
        <w:t>5</w:t>
      </w:r>
      <w:r>
        <w:t>つの評価を計画している．いずれも現時点では未実施であり，ここでは仮想の数値を結果として述べるのではなく，評価の設計として述べる．読み方には，笛を</w:t>
      </w:r>
      <w:r>
        <w:t>1</w:t>
      </w:r>
      <w:r>
        <w:t>本ずつ順に吹いて読む方法（以下「順番読み」）と，複数本の吹き込み口を口にまとめてくわえ同時に鳴らして読む方法（以下「同時読み」）の</w:t>
      </w:r>
      <w:r>
        <w:t>2</w:t>
      </w:r>
      <w:r>
        <w:t>通りがあり，これらを対象に，物理的な限界の確定，符号設計の確定，セキュリティ主張の定量化，耐久の初期評価の順に進める．</w:t>
      </w:r>
    </w:p>
    <w:p w14:paraId="184CAD4D" w14:textId="3C6EF7E1" w:rsidR="00DE4EE4" w:rsidRDefault="00647D45">
      <w:pPr>
        <w:pStyle w:val="30"/>
        <w:spacing w:before="72"/>
        <w:ind w:left="392" w:hanging="392"/>
      </w:pPr>
      <w:r>
        <w:rPr>
          <w:rFonts w:hint="eastAsia"/>
        </w:rPr>
        <w:t>複数の笛を同時に鳴らす</w:t>
      </w:r>
    </w:p>
    <w:p w14:paraId="453A0270" w14:textId="33B3D3B5" w:rsidR="00647D45" w:rsidRDefault="00647D45" w:rsidP="00647D45">
      <w:pPr>
        <w:pStyle w:val="ad"/>
        <w:spacing w:line="260" w:lineRule="exact"/>
        <w:ind w:firstLine="180"/>
        <w:rPr>
          <w:rFonts w:hint="eastAsia"/>
        </w:rPr>
      </w:pPr>
      <w:r>
        <w:rPr>
          <w:rFonts w:hint="eastAsia"/>
        </w:rPr>
        <w:t>複数の笛を同時に鳴らす方式が採用できれば，デコードのための手間を大き</w:t>
      </w:r>
      <w:r>
        <w:rPr>
          <w:rFonts w:hint="eastAsia"/>
        </w:rPr>
        <w:t>く改善可能である．複数の笛を同時に鳴らすと，それぞれの笛に供給される息の圧力と空気量が</w:t>
      </w:r>
      <w:r>
        <w:rPr>
          <w:rFonts w:hint="eastAsia"/>
        </w:rPr>
        <w:t>均一にはならないため，発生する音が単独での音と異なる可能性がある．また，和音として現れる音響スペクトルを分析して</w:t>
      </w:r>
      <w:r>
        <w:rPr>
          <w:rFonts w:hint="eastAsia"/>
        </w:rPr>
        <w:t>複数の笛の音を検出するデコーダーソフトウェアの開発も必要である．これは今後の課題である．</w:t>
      </w:r>
    </w:p>
    <w:p w14:paraId="515F6EFF" w14:textId="77777777" w:rsidR="00DE4EE4" w:rsidRDefault="00000000">
      <w:pPr>
        <w:pStyle w:val="30"/>
        <w:spacing w:before="72"/>
        <w:ind w:left="392" w:hanging="392"/>
      </w:pPr>
      <w:r>
        <w:t>読み間違いの傾向と，実効的に運べる量</w:t>
      </w:r>
    </w:p>
    <w:p w14:paraId="5532141D" w14:textId="12600302" w:rsidR="00DE4EE4" w:rsidRDefault="00000000">
      <w:pPr>
        <w:pStyle w:val="ad"/>
        <w:spacing w:line="260" w:lineRule="exact"/>
        <w:ind w:firstLine="180"/>
      </w:pPr>
      <w:r>
        <w:t>訓練を受けていない利用者による</w:t>
      </w:r>
      <w:r w:rsidR="00647D45">
        <w:rPr>
          <w:rFonts w:hint="eastAsia"/>
        </w:rPr>
        <w:t>評価実験を行い，秘密の情報量とデコード成功率，所要時間などを測定し分析するユーザスタディが必要である．これは今後の課題である．</w:t>
      </w:r>
    </w:p>
    <w:p w14:paraId="7D3A7074" w14:textId="77777777" w:rsidR="00DE4EE4" w:rsidRDefault="00000000">
      <w:pPr>
        <w:pStyle w:val="30"/>
        <w:spacing w:before="72"/>
        <w:ind w:left="392" w:hanging="392"/>
      </w:pPr>
      <w:r>
        <w:t>隠した物がどれだけ見つかるか</w:t>
      </w:r>
    </w:p>
    <w:p w14:paraId="45F8FCC3" w14:textId="299C2731" w:rsidR="00DE4EE4" w:rsidDel="00647D45" w:rsidRDefault="00000000" w:rsidP="00647D45">
      <w:pPr>
        <w:pStyle w:val="ad"/>
        <w:spacing w:line="260" w:lineRule="exact"/>
        <w:ind w:firstLine="180"/>
        <w:rPr/>
        <w:pPrChange w:id="219" w:author="栗原　一貴" w:date="2026-07-24T11:10:00Z" w16du:dateUtc="2026-07-24T02:10:00Z">
          <w:pPr>
            <w:pStyle w:val="ad"/>
            <w:spacing w:line="260" w:lineRule="exact"/>
            <w:ind w:firstLine="180"/>
          </w:pPr>
        </w:pPrChange>
      </w:pPr>
      <w:r>
        <w:t>偽装による存在の分かりにくさを，判別性能の指標</w:t>
      </w:r>
      <w:r>
        <w:t>で定量化する</w:t>
      </w:r>
      <w:r w:rsidR="001E5E22">
        <w:rPr>
          <w:rFonts w:hint="eastAsia"/>
        </w:rPr>
        <w:t>ことが今後の課題である．</w:t>
      </w:r>
      <w:r w:rsidR="001E5E22" w:rsidDel="001E5E22">
        <w:t xml:space="preserve"> </w:t>
      </w:r>
      <w:proofErr w:type="spellStart"/>
      <w:r>
        <w:t>CipherFlute</w:t>
      </w:r>
      <w:proofErr w:type="spellEnd"/>
      <w:r>
        <w:t>を埋め込んだ日用品と，そうでない日用品を混ぜて用意し，方式を知らされていない探索者と，方式を説明された探索者のそれぞれに，秘密の保管物を選ばせる</w:t>
      </w:r>
      <w:r w:rsidR="00647D45">
        <w:rPr>
          <w:rFonts w:hint="eastAsia"/>
        </w:rPr>
        <w:t>実験による検証が考えられる</w:t>
      </w:r>
      <w:r>
        <w:rPr>
          <w:rFonts w:hint="eastAsia"/>
        </w:rPr>
        <w:t>．</w:t>
      </w:r>
      <w:r w:rsidR="001E5E22" w:rsidDel="001E5E22">
        <w:t xml:space="preserve"> </w:t>
      </w:r>
    </w:p>
    <w:p w14:paraId="7C05B0F5" w14:textId="7DBC7608" w:rsidR="00DE4EE4" w:rsidDel="00647D45" w:rsidRDefault="00000000" w:rsidP="00647D45">
      <w:pPr>
        <w:pStyle w:val="ad"/>
        <w:spacing w:line="260" w:lineRule="exact"/>
        <w:ind w:firstLine="180"/>
        <w:rPr/>
        <w:pPrChange w:id="227" w:author="栗原　一貴" w:date="2026-07-24T11:10:00Z" w16du:dateUtc="2026-07-24T02:10:00Z">
          <w:pPr>
            <w:pStyle w:val="30"/>
            <w:spacing w:before="72"/>
            <w:ind w:left="392" w:hanging="392"/>
          </w:pPr>
        </w:pPrChange>
      </w:pPr>
    </w:p>
    <w:p w14:paraId="0162AB55" w14:textId="0F55FD44" w:rsidR="00DE4EE4" w:rsidRDefault="00000000" w:rsidP="00647D45">
      <w:pPr>
        <w:pStyle w:val="ad"/>
        <w:spacing w:line="260" w:lineRule="exact"/>
        <w:ind w:firstLine="180"/>
      </w:pPr>
    </w:p>
    <w:p w14:paraId="415386D0" w14:textId="77777777" w:rsidR="00DE4EE4" w:rsidRDefault="00000000">
      <w:pPr>
        <w:pStyle w:val="30"/>
        <w:spacing w:before="72"/>
        <w:ind w:left="392" w:hanging="392"/>
      </w:pPr>
      <w:r>
        <w:t>時間が経っても読めるか</w:t>
      </w:r>
    </w:p>
    <w:p w14:paraId="3C67B67A" w14:textId="77777777" w:rsidR="00DE4EE4" w:rsidRDefault="00000000">
      <w:pPr>
        <w:pStyle w:val="ad"/>
        <w:spacing w:line="260" w:lineRule="exact"/>
        <w:ind w:firstLine="180"/>
      </w:pPr>
      <w:r>
        <w:t>長期の読み取りに耐えるかを確かめるため，常温での保管，繰り返しの吹奏，および高温高湿の加速環境の後に，音の高さの変化を測る予定である．音を作る鋭い縁の劣化に特に注意し，変化量がスロットの幅（</w:t>
      </w:r>
      <w:r>
        <w:t>100</w:t>
      </w:r>
      <w:r>
        <w:t>セント）に対してどれだけの余裕を保つかを評価するとともに，基準笛との比で読む方法で読み間違いが生じないか</w:t>
      </w:r>
      <w:r>
        <w:t>を確かめる．この評価は，日常利用の標準である</w:t>
      </w:r>
      <w:r>
        <w:t>PLA Pure</w:t>
      </w:r>
      <w:r>
        <w:t>と，長期保管の選択肢である</w:t>
      </w:r>
      <w:r>
        <w:t>PETG</w:t>
      </w:r>
      <w:r>
        <w:t>のそれぞれについて行い，用途に応じて素材を選ぶ判断の根拠とする．</w:t>
      </w:r>
    </w:p>
    <w:p w14:paraId="71D02E40" w14:textId="77777777" w:rsidR="00DE4EE4" w:rsidRDefault="00000000">
      <w:pPr>
        <w:pStyle w:val="2"/>
        <w:spacing w:before="120" w:after="60"/>
        <w:ind w:left="392" w:hanging="392"/>
      </w:pPr>
      <w:r>
        <w:t>モスキート音への対応</w:t>
      </w:r>
    </w:p>
    <w:p w14:paraId="5A8B3579" w14:textId="77777777" w:rsidR="00DE4EE4" w:rsidRDefault="00000000">
      <w:pPr>
        <w:pStyle w:val="ad"/>
        <w:spacing w:line="260" w:lineRule="exact"/>
        <w:ind w:firstLine="180"/>
      </w:pPr>
      <w:r>
        <w:t>可聴域外の高い音（いわゆるモスキート音，およそ</w:t>
      </w:r>
      <w:r>
        <w:t>17</w:t>
      </w:r>
      <w:r>
        <w:t>〜</w:t>
      </w:r>
      <w:r>
        <w:t>20 kHz</w:t>
      </w:r>
      <w:r>
        <w:t>）を使えれば，読み出しの音を周囲に気づかれにくくできる可能性がある．しかし現行の</w:t>
      </w:r>
      <w:r>
        <w:t>mini10</w:t>
      </w:r>
      <w:r>
        <w:t>ヘッドは，管長を短くしても</w:t>
      </w:r>
      <w:r>
        <w:t>F#7</w:t>
      </w:r>
      <w:r>
        <w:t>を超えると駆動が破綻して鳴らない見込みである．可聴域外を狙うには，細い風道・短い刃の距離・高い吹圧・小さな共鳴腔からなる専用の高周波ボイシング（ゴルトン笛型）が要る．こうした微細な構造では，</w:t>
      </w:r>
      <w:r>
        <w:t>FDM</w:t>
      </w:r>
      <w:r>
        <w:t>方式の造形分解能が性能の限界を決めるため，より細かく造形できる光造形が有利かもしれない．どこまで高い音が出せるかは，短尺のコーム（複数の笛を並べたもの）を実際に印刷し，ナイキスト周波数（サンプリング周波数の半分）までの</w:t>
      </w:r>
      <w:r>
        <w:t>FFT</w:t>
      </w:r>
      <w:r>
        <w:t>実測で決着をつける予定である．</w:t>
      </w:r>
    </w:p>
    <w:p w14:paraId="298F5646" w14:textId="77777777" w:rsidR="00DE4EE4" w:rsidRDefault="00000000">
      <w:pPr>
        <w:pStyle w:val="2"/>
        <w:spacing w:before="120" w:after="60"/>
        <w:ind w:left="392" w:hanging="392"/>
      </w:pPr>
      <w:r>
        <w:t>素材の展望</w:t>
      </w:r>
    </w:p>
    <w:p w14:paraId="7AED83CF" w14:textId="77777777" w:rsidR="00DE4EE4" w:rsidRDefault="00000000">
      <w:pPr>
        <w:pStyle w:val="ad"/>
        <w:spacing w:line="260" w:lineRule="exact"/>
        <w:ind w:firstLine="180"/>
      </w:pPr>
      <w:r>
        <w:t>素材は，まず食品接触に適合していて扱いが容易な</w:t>
      </w:r>
      <w:r>
        <w:t>PLA Pure</w:t>
      </w:r>
      <w:r>
        <w:t>でプロトタイピングと日常利用を行うことを当面の標準とする．より長期の保管には，加水分解や紫外線に比較的強い</w:t>
      </w:r>
      <w:r>
        <w:t>PETG</w:t>
      </w:r>
      <w:r>
        <w:t>が優れており，実際に</w:t>
      </w:r>
      <w:r>
        <w:t>PETG</w:t>
      </w:r>
      <w:r>
        <w:t>でも造形して発音することを確認済みである（</w:t>
      </w:r>
      <w:r>
        <w:t>5</w:t>
      </w:r>
      <w:r>
        <w:t>章）．したがって</w:t>
      </w:r>
      <w:r>
        <w:t>PETG</w:t>
      </w:r>
      <w:r>
        <w:t>は，将来の候補ではなく，長期保管のための正式な選択肢である．さらに耐火性や超長期の保存まで求める場合には，金属</w:t>
      </w:r>
      <w:r>
        <w:t>3D</w:t>
      </w:r>
      <w:r>
        <w:t>プリントへの移行が将来の展望となる．</w:t>
      </w:r>
    </w:p>
    <w:p w14:paraId="04E687E0" w14:textId="77777777" w:rsidR="00DE4EE4" w:rsidRDefault="00000000">
      <w:pPr>
        <w:pStyle w:val="1"/>
        <w:spacing w:after="60"/>
        <w:ind w:left="431" w:hanging="431"/>
      </w:pPr>
      <w:r>
        <w:t>おわりに</w:t>
      </w:r>
    </w:p>
    <w:p w14:paraId="1AF7509A" w14:textId="77777777" w:rsidR="00DE4EE4" w:rsidRDefault="00000000">
      <w:pPr>
        <w:pStyle w:val="ad"/>
        <w:spacing w:line="260" w:lineRule="exact"/>
        <w:ind w:firstLine="180"/>
      </w:pPr>
      <w:r>
        <w:t>秘密情報を日用品に埋め込んで管理するための，電源不要で自作できる3Dプリントの笛「CipherFlute」を提案した．運べる情報量を笛の本数で選べるため，暗証番号のような気軽な用途から128bitの鍵管理まで，同じしくみで幅広く扱える．音や物体の層には秘密を守る力がないことを明示し，秘密を守りたい場合は秘密分散に保護を一元化する誠実な脅威モデルのもとで，符号化・基準笛による自己補正・誤り訂正を含む設計を示した．小さな秘密を印刷して吹き，スマートフォンだけで復号・照合する通しの実証に成功し，25.2 ℃から41.0 ℃でも基準笛との比が半音の幅の内側に収まることを実測で確かめた．今後は，未実施の評価と，可聴域外の音や素材の選択肢を含めた実用化を進める．</w:t>
      </w:r>
    </w:p>
    <w:p w14:paraId="1CDBEE94" w14:textId="77777777" w:rsidR="00DE4EE4" w:rsidRDefault="00000000">
      <w:pPr>
        <w:pStyle w:val="afe"/>
      </w:pPr>
      <w:r>
        <w:t>未来ビジョン</w:t>
      </w:r>
    </w:p>
    <w:p w14:paraId="3C5C53F2" w14:textId="77777777" w:rsidR="00DE4EE4" w:rsidRDefault="00000000">
      <w:pPr>
        <w:pStyle w:val="ad"/>
        <w:spacing w:line="260" w:lineRule="exact"/>
        <w:ind w:firstLine="180"/>
      </w:pPr>
      <w:r>
        <w:t>CipherFlute</w:t>
      </w:r>
      <w:r>
        <w:t>は，秘密情報を，改まった保管庫ではなく身の回りの日用品にさりげなく宿す文化を切り拓きうる．復元の手続きが音を伴い，立ち会えるという性質は，複数人での鍵の開封式，遺言やデジタル遺産の引き継ぎ，そして楽器としての演奏性を伴う体験型のセキュリティ</w:t>
      </w:r>
      <w:r>
        <w:lastRenderedPageBreak/>
        <w:t>教育といった，人と人との関係性のなかで秘密を扱う場面に自然に馴染む．音として鳴らし，物として手渡せる秘密は，冷たいデータであった鍵管理を，日常の道具と体験のなかへ溶け込ませていく．なお，本方式を唯一のバックアップにしないことは，引き続き強く注意喚起する．</w:t>
      </w:r>
    </w:p>
    <w:p w14:paraId="3D0D3CE3" w14:textId="77777777" w:rsidR="00DE4EE4" w:rsidRDefault="00000000">
      <w:pPr>
        <w:pStyle w:val="afe"/>
      </w:pPr>
      <w:r>
        <w:t>謝辞</w:t>
      </w:r>
    </w:p>
    <w:p w14:paraId="3FE59F5D" w14:textId="77777777" w:rsidR="00DE4EE4" w:rsidRDefault="00000000">
      <w:pPr>
        <w:pStyle w:val="ad"/>
        <w:spacing w:line="260" w:lineRule="exact"/>
        <w:ind w:firstLine="180"/>
      </w:pPr>
      <w:r>
        <w:t>日々の議論と試作に協力いただいた方々に感謝する．</w:t>
      </w:r>
    </w:p>
    <w:p w14:paraId="671F96E3" w14:textId="77777777" w:rsidR="00DE4EE4" w:rsidRDefault="00000000">
      <w:pPr>
        <w:pStyle w:val="afe"/>
      </w:pPr>
      <w:r>
        <w:t>参考文献</w:t>
      </w:r>
    </w:p>
    <w:p w14:paraId="41EC7614" w14:textId="77777777" w:rsidR="00DE4EE4" w:rsidRDefault="00000000">
      <w:pPr>
        <w:pStyle w:val="a"/>
      </w:pPr>
      <w:r>
        <w:t>[1] Tejada, C., Fujimoto, O., Li, Z. and Ashbrook, D.: Blowhole: Blowing-Activated Tags for Interactive 3D-Printed Models, Proc. Graphics Interface 2018, pp. 131–137 (2018).</w:t>
      </w:r>
    </w:p>
    <w:p w14:paraId="277AC186" w14:textId="77777777" w:rsidR="00DE4EE4" w:rsidRDefault="00000000">
      <w:pPr>
        <w:pStyle w:val="a"/>
      </w:pPr>
      <w:r>
        <w:t>[2] Li, D., Levin, D. I. W., Matusik, W. and Zheng, C.: Acoustic Voxels: Computational Optimization of Modular Acoustic Filters, ACM Trans. Graphics, Vol. 35, No. 4, Article 88 (2016).</w:t>
      </w:r>
    </w:p>
    <w:p w14:paraId="2B5EE681" w14:textId="77777777" w:rsidR="00DE4EE4" w:rsidRDefault="00000000">
      <w:pPr>
        <w:pStyle w:val="a"/>
      </w:pPr>
      <w:r>
        <w:t>[3] Li, D., Nair, A. S., Nayar, S. K. and Zheng, C.: AirCode: Unobtrusive Physical Tags for Digital Fabrication, Proc. ACM UIST 2017, pp. 449–460 (2017).</w:t>
      </w:r>
    </w:p>
    <w:p w14:paraId="72BDBEDF" w14:textId="77777777" w:rsidR="00DE4EE4" w:rsidRDefault="00000000">
      <w:pPr>
        <w:pStyle w:val="a"/>
      </w:pPr>
      <w:r>
        <w:t>[4] Willis, K. D. D. and Wilson, A. D.: InfraStructs: Fabricating Information Inside Physical Objects for Imaging in the Terahertz Region, ACM Trans. Graphics, Vol. 32, No. 4, Article 138 (2013).</w:t>
      </w:r>
    </w:p>
    <w:p w14:paraId="7450734F" w14:textId="77777777" w:rsidR="00DE4EE4" w:rsidRDefault="00000000">
      <w:pPr>
        <w:pStyle w:val="a"/>
      </w:pPr>
      <w:r>
        <w:t>[5] Maia, H. T., Li, D., Yang, Y. and Zheng, C.: LayerCode: Optical Barcodes for 3D Printed Shapes, ACM Trans. Graphics, Vol. 38, No. 4, Article 112 (2019).</w:t>
      </w:r>
    </w:p>
    <w:p w14:paraId="4D64991B" w14:textId="77777777" w:rsidR="00DE4EE4" w:rsidRDefault="00000000">
      <w:pPr>
        <w:pStyle w:val="a"/>
      </w:pPr>
      <w:r>
        <w:t>[6] Dogan, M. D., Faruqi, F., Churchill, A. D., Friedman, K., Cheng, L., Subramanian, S. and Mueller, S.: G-ID: Identifying 3D Prints Using Slicing Parameters, Proc. ACM CHI 2020 (2020).</w:t>
      </w:r>
    </w:p>
    <w:p w14:paraId="275280F2" w14:textId="77777777" w:rsidR="00DE4EE4" w:rsidRDefault="00000000">
      <w:pPr>
        <w:pStyle w:val="a"/>
      </w:pPr>
      <w:r>
        <w:t>[7] Harrison, C., Xiao, R. and Hudson, S. E.: Acoustic Barcodes: Passive, Durable and Inexpensive Notched Identification Tags, Proc. ACM UIST 2012, pp. 563–568 (2012).</w:t>
      </w:r>
    </w:p>
    <w:p w14:paraId="2329791E" w14:textId="77777777" w:rsidR="00DE4EE4" w:rsidRDefault="00000000">
      <w:pPr>
        <w:pStyle w:val="a"/>
      </w:pPr>
      <w:r>
        <w:t>[8] Savage, V., Head, A., Hartmann, B., Goldman, D. B., Mysore, G. and Li, W.: Lamello: Passive Acoustic Sensing for Tangible Input Components, Proc. ACM CHI 2015, pp. 1277–1280 (2015).</w:t>
      </w:r>
    </w:p>
    <w:p w14:paraId="09182607" w14:textId="77777777" w:rsidR="00DE4EE4" w:rsidRDefault="00000000">
      <w:pPr>
        <w:pStyle w:val="a"/>
      </w:pPr>
      <w:r>
        <w:t>[9] Laput, G., Brockmeyer, E., Hudson, S. E. and Harrison, C.: Acoustruments: Passive, Acoustically-Driven, Interactive Controls for Handheld Devices, Proc. ACM CHI 2015, pp. 2161–2170 (2015).</w:t>
      </w:r>
    </w:p>
    <w:p w14:paraId="7E77A1DF" w14:textId="77777777" w:rsidR="00DE4EE4" w:rsidRDefault="00000000">
      <w:pPr>
        <w:pStyle w:val="a"/>
      </w:pPr>
      <w:r>
        <w:t>[10] Getschmann, C. and Echtler, F.: Seedmarkers: Embeddable Markers for Physical Objects, Proc. ACM TEI 2021 (2021).</w:t>
      </w:r>
    </w:p>
    <w:p w14:paraId="4E89E537" w14:textId="77777777" w:rsidR="00DE4EE4" w:rsidRDefault="00000000">
      <w:pPr>
        <w:pStyle w:val="a"/>
      </w:pPr>
      <w:r>
        <w:t>[11] Dogan, M. D., Chan, V., Qi, R., Tang, G., Roumen, T. and Mueller, S.: StructCode: Leveraging Fabrication Artifacts to Store Data in Laser-Cut Objects, Proc. ACM SCF 2023 (2023).</w:t>
      </w:r>
    </w:p>
    <w:p w14:paraId="1B2B5CE7" w14:textId="77777777" w:rsidR="00DE4EE4" w:rsidRDefault="00000000">
      <w:pPr>
        <w:pStyle w:val="a"/>
      </w:pPr>
      <w:r>
        <w:t>[12] SatoshiLabs: SLIP-0039: Shamir's Secret-Sharing for Mnemonic Codes (2017). https://github.com/satoshilabs/slips/blob/master/slip-0039.md</w:t>
      </w:r>
    </w:p>
    <w:p w14:paraId="6997CF4D" w14:textId="77777777" w:rsidR="00DE4EE4" w:rsidRDefault="00000000">
      <w:pPr>
        <w:pStyle w:val="a"/>
      </w:pPr>
      <w:r>
        <w:t>[13] Blockchain Commons: SSKR: Sharded Secret Key Reconstruction. https://developer.blockchaincommons.com/sskr/</w:t>
      </w:r>
    </w:p>
    <w:p w14:paraId="7FF89E73" w14:textId="77777777" w:rsidR="00DE4EE4" w:rsidRDefault="00000000">
      <w:pPr>
        <w:pStyle w:val="a"/>
      </w:pPr>
      <w:r>
        <w:t>[14] Bitcoin Wiki: Casascius physical bitcoins. https://en.bitcoin.it/wiki/Casascius_physical_bitcoins</w:t>
      </w:r>
    </w:p>
    <w:p w14:paraId="7FE3AE0A" w14:textId="77777777" w:rsidR="00DE4EE4" w:rsidRDefault="00000000">
      <w:pPr>
        <w:pStyle w:val="a"/>
      </w:pPr>
      <w:r>
        <w:t>[15] Lopp, J.: Metal Bitcoin Seed Storage Reviews. https://jlopp.github.io/metal-bitcoin-storage-reviews/</w:t>
      </w:r>
    </w:p>
    <w:p w14:paraId="5C98B708" w14:textId="77777777" w:rsidR="00DE4EE4" w:rsidRDefault="00000000">
      <w:pPr>
        <w:pStyle w:val="a"/>
      </w:pPr>
      <w:r>
        <w:t>[16] Johnston, R. G.: Tamper-Indicating Seals: Practices, Problems, and Standards, Los Alamos National Laboratory Report (2003).</w:t>
      </w:r>
    </w:p>
    <w:p w14:paraId="69B2A26B" w14:textId="77777777" w:rsidR="00DE4EE4" w:rsidRDefault="00000000">
      <w:pPr>
        <w:pStyle w:val="a"/>
      </w:pPr>
      <w:r>
        <w:t>[17] Eskandari, S., Barrera, D., Stobert, E. and Clark, J.: A First Look at the Usability of Bitcoin Key Management, Proc. NDSS Workshop on Usable Security (USEC 2015) (2015).</w:t>
      </w:r>
    </w:p>
    <w:p w14:paraId="050DCE06" w14:textId="77777777" w:rsidR="00DE4EE4" w:rsidRDefault="00000000">
      <w:pPr>
        <w:pStyle w:val="a"/>
      </w:pPr>
      <w:r>
        <w:t>[18] Shamir, A.: How to Share a Secret, Communications of the ACM, Vol. 22, No. 11, pp. 612–613 (1979).</w:t>
      </w:r>
    </w:p>
    <w:sectPr w:rsidR="00DE4EE4" w:rsidSect="007F4C08">
      <w:headerReference w:type="even" r:id="rId18"/>
      <w:headerReference w:type="default" r:id="rId19"/>
      <w:type w:val="continuous"/>
      <w:pgSz w:w="11906" w:h="16838" w:code="9"/>
      <w:pgMar w:top="1928" w:right="1134" w:bottom="1304" w:left="1134" w:header="1531" w:footer="284" w:gutter="0"/>
      <w:cols w:num="2" w:space="576"/>
      <w:docGrid w:linePitch="360" w:charSpace="-61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08D8C" w14:textId="77777777" w:rsidR="00F43FBE" w:rsidRDefault="00F43FBE" w:rsidP="009B5CE9">
      <w:pPr>
        <w:spacing w:before="120"/>
        <w:ind w:left="299" w:right="76" w:firstLine="200"/>
      </w:pPr>
    </w:p>
    <w:p w14:paraId="5ED32AD8" w14:textId="77777777" w:rsidR="00F43FBE" w:rsidRDefault="00F43FBE">
      <w:pPr>
        <w:ind w:firstLine="200"/>
      </w:pPr>
      <w:r>
        <w:separator/>
      </w:r>
    </w:p>
  </w:endnote>
  <w:endnote w:type="continuationSeparator" w:id="0">
    <w:p w14:paraId="63335CE2" w14:textId="77777777" w:rsidR="00F43FBE" w:rsidRDefault="00F43FBE" w:rsidP="009B5CE9">
      <w:pPr>
        <w:spacing w:before="120"/>
        <w:ind w:left="299" w:right="76" w:firstLine="200"/>
      </w:pPr>
    </w:p>
    <w:p w14:paraId="447F36F9" w14:textId="77777777" w:rsidR="00F43FBE" w:rsidRDefault="00F43FBE">
      <w:pPr>
        <w:ind w:firstLine="2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A7C74" w14:textId="77777777" w:rsidR="00011E59" w:rsidRPr="007D33BF" w:rsidRDefault="00011E59" w:rsidP="009B5CE9">
    <w:pPr>
      <w:pStyle w:val="a5"/>
      <w:spacing w:before="120"/>
      <w:ind w:left="299" w:right="76" w:firstLine="200"/>
    </w:pPr>
    <w:r w:rsidRPr="00671BFD">
      <w:b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9200F" w14:textId="77777777" w:rsidR="00011E59" w:rsidRDefault="00011E59" w:rsidP="009B5CE9">
    <w:pPr>
      <w:pStyle w:val="a7"/>
      <w:spacing w:before="120"/>
      <w:ind w:left="299" w:right="76" w:firstLine="2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FE44B" w14:textId="77777777" w:rsidR="00011E59" w:rsidRPr="00E35B3C" w:rsidRDefault="00011E59" w:rsidP="009B5CE9">
    <w:pPr>
      <w:pStyle w:val="a5"/>
      <w:spacing w:before="120"/>
      <w:ind w:left="299" w:right="76" w:firstLine="2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9ECB3" w14:textId="77777777" w:rsidR="00F43FBE" w:rsidRDefault="00F43FBE">
      <w:pPr>
        <w:ind w:firstLine="200"/>
      </w:pPr>
      <w:r>
        <w:separator/>
      </w:r>
      <w:r>
        <w:separator/>
      </w:r>
    </w:p>
  </w:footnote>
  <w:footnote w:type="continuationSeparator" w:id="0">
    <w:p w14:paraId="464C779D" w14:textId="77777777" w:rsidR="00F43FBE" w:rsidRDefault="00F43FBE" w:rsidP="009B5CE9">
      <w:pPr>
        <w:spacing w:before="120"/>
        <w:ind w:left="299" w:right="76" w:firstLine="200"/>
      </w:pPr>
    </w:p>
    <w:p w14:paraId="7E958B9C" w14:textId="77777777" w:rsidR="00F43FBE" w:rsidRDefault="00F43FBE">
      <w:pPr>
        <w:ind w:firstLine="20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28C45" w14:textId="77777777" w:rsidR="00011E59" w:rsidRDefault="00011E59" w:rsidP="009B5CE9">
    <w:pPr>
      <w:ind w:right="76"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293A3" w14:textId="77777777" w:rsidR="00011E59" w:rsidRDefault="00011E59" w:rsidP="009B5CE9">
    <w:pPr>
      <w:pStyle w:val="a5"/>
      <w:ind w:right="76" w:firstLine="200"/>
    </w:pPr>
    <w:r>
      <w:rPr>
        <w:lang w:val="ja-JP"/>
      </w:rPr>
      <w:t>CipherFlute</w:t>
    </w:r>
    <w:r>
      <w:rPr>
        <w:lang w:val="ja-JP"/>
      </w:rPr>
      <w:t>：</w:t>
    </w:r>
    <w:r>
      <w:rPr>
        <w:lang w:val="ja-JP"/>
      </w:rPr>
      <w:t>3D</w:t>
    </w:r>
    <w:r>
      <w:rPr>
        <w:lang w:val="ja-JP"/>
      </w:rPr>
      <w:t>プリント可能な笛による秘密情報の日用品への埋め込みと管理手法の提案</w:t>
    </w:r>
  </w:p>
  <w:p w14:paraId="07A69675" w14:textId="77777777" w:rsidR="00011E59" w:rsidRDefault="00011E59">
    <w:pPr>
      <w:ind w:firstLine="200"/>
    </w:pPr>
    <w:r w:rsidRPr="00671BFD">
      <w:rPr>
        <w:rFonts w:hint="eastAsia"/>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74A0C" w14:textId="77777777" w:rsidR="00011E59" w:rsidRDefault="00011E59" w:rsidP="009B5CE9">
    <w:pPr>
      <w:pStyle w:val="a5"/>
      <w:ind w:right="76" w:firstLine="2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EEEB2" w14:textId="77777777" w:rsidR="001C3F80" w:rsidRDefault="00011E59" w:rsidP="001C3F80">
    <w:pPr>
      <w:pStyle w:val="a5"/>
      <w:ind w:right="76" w:firstLineChars="0" w:firstLine="0"/>
      <w:jc w:val="center"/>
      <w:rPr>
        <w:sz w:val="16"/>
        <w:szCs w:val="15"/>
      </w:rPr>
    </w:pPr>
    <w:r w:rsidRPr="00400224">
      <w:rPr>
        <w:rFonts w:hint="eastAsia"/>
        <w:sz w:val="16"/>
        <w:szCs w:val="15"/>
      </w:rPr>
      <w:t xml:space="preserve">WISS </w:t>
    </w:r>
    <w:r w:rsidR="00C14B4F">
      <w:rPr>
        <w:rFonts w:hint="eastAsia"/>
        <w:sz w:val="16"/>
        <w:szCs w:val="15"/>
      </w:rPr>
      <w:t>20</w:t>
    </w:r>
    <w:r w:rsidR="00EC1E7B">
      <w:rPr>
        <w:sz w:val="16"/>
        <w:szCs w:val="15"/>
      </w:rPr>
      <w:t>2</w:t>
    </w:r>
    <w:r w:rsidR="00614B23">
      <w:rPr>
        <w:rFonts w:hint="eastAsia"/>
        <w:sz w:val="16"/>
        <w:szCs w:val="15"/>
      </w:rPr>
      <w:t>6</w:t>
    </w:r>
  </w:p>
  <w:p w14:paraId="4A880B57" w14:textId="77777777" w:rsidR="00011E59" w:rsidRPr="00400224" w:rsidRDefault="00011E59" w:rsidP="009B5CE9">
    <w:pPr>
      <w:pStyle w:val="a5"/>
      <w:ind w:right="76" w:firstLineChars="0" w:firstLine="0"/>
      <w:jc w:val="center"/>
      <w:rPr>
        <w:sz w:val="16"/>
        <w:szCs w:val="15"/>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9F182" w14:textId="77777777" w:rsidR="00011E59" w:rsidRDefault="00011E59" w:rsidP="00492902">
    <w:pPr>
      <w:ind w:firstLine="180"/>
      <w:jc w:val="center"/>
    </w:pPr>
    <w:r w:rsidRPr="007F4C08">
      <w:rPr>
        <w:rFonts w:hint="eastAsia"/>
        <w:sz w:val="18"/>
        <w:lang w:val="ja-JP"/>
      </w:rPr>
      <w:t>CipherFlute</w:t>
    </w:r>
    <w:r w:rsidRPr="007F4C08">
      <w:rPr>
        <w:rFonts w:hint="eastAsia"/>
        <w:sz w:val="18"/>
        <w:lang w:val="ja-JP"/>
      </w:rPr>
      <w:t>：</w:t>
    </w:r>
    <w:r w:rsidRPr="007F4C08">
      <w:rPr>
        <w:rFonts w:hint="eastAsia"/>
        <w:sz w:val="18"/>
        <w:lang w:val="ja-JP"/>
      </w:rPr>
      <w:t>3D</w:t>
    </w:r>
    <w:r w:rsidRPr="007F4C08">
      <w:rPr>
        <w:rFonts w:hint="eastAsia"/>
        <w:sz w:val="18"/>
        <w:lang w:val="ja-JP"/>
      </w:rPr>
      <w:t>プリント可能な笛による秘密情報の日用品への埋め込みと管理手法の提案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2DD4A2EA"/>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383CDCEC"/>
    <w:lvl w:ilvl="0">
      <w:start w:val="1"/>
      <w:numFmt w:val="decimal"/>
      <w:lvlText w:val="%1."/>
      <w:lvlJc w:val="left"/>
      <w:pPr>
        <w:tabs>
          <w:tab w:val="num" w:pos="2061"/>
        </w:tabs>
        <w:ind w:leftChars="800" w:left="2061" w:hangingChars="200" w:hanging="360"/>
      </w:pPr>
    </w:lvl>
  </w:abstractNum>
  <w:abstractNum w:abstractNumId="2" w15:restartNumberingAfterBreak="0">
    <w:nsid w:val="FFFFFF7D"/>
    <w:multiLevelType w:val="singleLevel"/>
    <w:tmpl w:val="E6A2800E"/>
    <w:lvl w:ilvl="0">
      <w:start w:val="1"/>
      <w:numFmt w:val="decimal"/>
      <w:lvlText w:val="%1."/>
      <w:lvlJc w:val="left"/>
      <w:pPr>
        <w:tabs>
          <w:tab w:val="num" w:pos="1636"/>
        </w:tabs>
        <w:ind w:leftChars="600" w:left="1636" w:hangingChars="200" w:hanging="360"/>
      </w:pPr>
    </w:lvl>
  </w:abstractNum>
  <w:abstractNum w:abstractNumId="3" w15:restartNumberingAfterBreak="0">
    <w:nsid w:val="FFFFFF7E"/>
    <w:multiLevelType w:val="singleLevel"/>
    <w:tmpl w:val="99F0FCA4"/>
    <w:lvl w:ilvl="0">
      <w:start w:val="1"/>
      <w:numFmt w:val="decimal"/>
      <w:pStyle w:val="3"/>
      <w:lvlText w:val="%1."/>
      <w:lvlJc w:val="left"/>
      <w:pPr>
        <w:tabs>
          <w:tab w:val="num" w:pos="1211"/>
        </w:tabs>
        <w:ind w:leftChars="400" w:left="1211" w:hangingChars="200" w:hanging="360"/>
      </w:pPr>
    </w:lvl>
  </w:abstractNum>
  <w:abstractNum w:abstractNumId="4" w15:restartNumberingAfterBreak="0">
    <w:nsid w:val="FFFFFF7F"/>
    <w:multiLevelType w:val="singleLevel"/>
    <w:tmpl w:val="BF9C513C"/>
    <w:lvl w:ilvl="0">
      <w:start w:val="1"/>
      <w:numFmt w:val="decimal"/>
      <w:lvlText w:val="%1."/>
      <w:lvlJc w:val="left"/>
      <w:pPr>
        <w:tabs>
          <w:tab w:val="num" w:pos="785"/>
        </w:tabs>
        <w:ind w:leftChars="200" w:left="785" w:hangingChars="200" w:hanging="360"/>
      </w:pPr>
    </w:lvl>
  </w:abstractNum>
  <w:abstractNum w:abstractNumId="5" w15:restartNumberingAfterBreak="0">
    <w:nsid w:val="FFFFFF80"/>
    <w:multiLevelType w:val="singleLevel"/>
    <w:tmpl w:val="F9C49412"/>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6" w15:restartNumberingAfterBreak="0">
    <w:nsid w:val="FFFFFF81"/>
    <w:multiLevelType w:val="singleLevel"/>
    <w:tmpl w:val="D3BC5E2A"/>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7" w15:restartNumberingAfterBreak="0">
    <w:nsid w:val="FFFFFF82"/>
    <w:multiLevelType w:val="singleLevel"/>
    <w:tmpl w:val="7DA0CB50"/>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8" w15:restartNumberingAfterBreak="0">
    <w:nsid w:val="FFFFFF83"/>
    <w:multiLevelType w:val="singleLevel"/>
    <w:tmpl w:val="A5CAE632"/>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9" w15:restartNumberingAfterBreak="0">
    <w:nsid w:val="FFFFFF88"/>
    <w:multiLevelType w:val="singleLevel"/>
    <w:tmpl w:val="73B69048"/>
    <w:lvl w:ilvl="0">
      <w:start w:val="1"/>
      <w:numFmt w:val="decimal"/>
      <w:lvlText w:val="%1."/>
      <w:lvlJc w:val="left"/>
      <w:pPr>
        <w:tabs>
          <w:tab w:val="num" w:pos="360"/>
        </w:tabs>
        <w:ind w:left="360" w:hangingChars="200" w:hanging="360"/>
      </w:pPr>
    </w:lvl>
  </w:abstractNum>
  <w:abstractNum w:abstractNumId="10" w15:restartNumberingAfterBreak="0">
    <w:nsid w:val="FFFFFF89"/>
    <w:multiLevelType w:val="singleLevel"/>
    <w:tmpl w:val="E7EC04E2"/>
    <w:lvl w:ilvl="0">
      <w:start w:val="1"/>
      <w:numFmt w:val="bullet"/>
      <w:lvlText w:val=""/>
      <w:lvlJc w:val="left"/>
      <w:pPr>
        <w:tabs>
          <w:tab w:val="num" w:pos="360"/>
        </w:tabs>
        <w:ind w:left="360" w:hangingChars="200" w:hanging="360"/>
      </w:pPr>
      <w:rPr>
        <w:rFonts w:ascii="Wingdings" w:hAnsi="Wingdings" w:hint="default"/>
      </w:rPr>
    </w:lvl>
  </w:abstractNum>
  <w:abstractNum w:abstractNumId="11" w15:restartNumberingAfterBreak="0">
    <w:nsid w:val="0CDF07DA"/>
    <w:multiLevelType w:val="multilevel"/>
    <w:tmpl w:val="7A1ADA20"/>
    <w:lvl w:ilvl="0">
      <w:start w:val="1"/>
      <w:numFmt w:val="decimal"/>
      <w:pStyle w:val="1"/>
      <w:lvlText w:val="%1"/>
      <w:lvlJc w:val="left"/>
      <w:pPr>
        <w:ind w:left="340" w:hanging="340"/>
      </w:pPr>
      <w:rPr>
        <w:rFonts w:hint="eastAsia"/>
      </w:rPr>
    </w:lvl>
    <w:lvl w:ilvl="1">
      <w:start w:val="1"/>
      <w:numFmt w:val="decimal"/>
      <w:pStyle w:val="2"/>
      <w:lvlText w:val="%1.%2"/>
      <w:lvlJc w:val="left"/>
      <w:pPr>
        <w:ind w:left="425" w:hanging="425"/>
      </w:pPr>
      <w:rPr>
        <w:rFonts w:hint="eastAsia"/>
      </w:rPr>
    </w:lvl>
    <w:lvl w:ilvl="2">
      <w:start w:val="1"/>
      <w:numFmt w:val="decimal"/>
      <w:pStyle w:val="30"/>
      <w:suff w:val="space"/>
      <w:lvlText w:val="%1.%2.%3"/>
      <w:lvlJc w:val="left"/>
      <w:pPr>
        <w:ind w:left="425" w:hanging="425"/>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851"/>
        </w:tabs>
        <w:ind w:left="425" w:hanging="425"/>
      </w:pPr>
      <w:rPr>
        <w:rFonts w:hint="eastAsia"/>
      </w:rPr>
    </w:lvl>
    <w:lvl w:ilvl="4">
      <w:start w:val="1"/>
      <w:numFmt w:val="decimal"/>
      <w:lvlText w:val="%1.%2.%3.%4.%5."/>
      <w:lvlJc w:val="left"/>
      <w:pPr>
        <w:tabs>
          <w:tab w:val="num" w:pos="992"/>
        </w:tabs>
        <w:ind w:left="425" w:hanging="425"/>
      </w:pPr>
      <w:rPr>
        <w:rFonts w:hint="eastAsia"/>
      </w:rPr>
    </w:lvl>
    <w:lvl w:ilvl="5">
      <w:start w:val="1"/>
      <w:numFmt w:val="decimal"/>
      <w:lvlText w:val="%1.%2.%3.%4.%5.%6."/>
      <w:lvlJc w:val="left"/>
      <w:pPr>
        <w:tabs>
          <w:tab w:val="num" w:pos="1134"/>
        </w:tabs>
        <w:ind w:left="425" w:hanging="425"/>
      </w:pPr>
      <w:rPr>
        <w:rFonts w:hint="eastAsia"/>
      </w:rPr>
    </w:lvl>
    <w:lvl w:ilvl="6">
      <w:start w:val="1"/>
      <w:numFmt w:val="decimal"/>
      <w:lvlText w:val="%1.%2.%3.%4.%5.%6.%7."/>
      <w:lvlJc w:val="left"/>
      <w:pPr>
        <w:tabs>
          <w:tab w:val="num" w:pos="1276"/>
        </w:tabs>
        <w:ind w:left="425" w:hanging="425"/>
      </w:pPr>
      <w:rPr>
        <w:rFonts w:hint="eastAsia"/>
      </w:rPr>
    </w:lvl>
    <w:lvl w:ilvl="7">
      <w:start w:val="1"/>
      <w:numFmt w:val="decimal"/>
      <w:lvlText w:val="%1.%2.%3.%4.%5.%6.%7.%8."/>
      <w:lvlJc w:val="left"/>
      <w:pPr>
        <w:tabs>
          <w:tab w:val="num" w:pos="1418"/>
        </w:tabs>
        <w:ind w:left="425" w:hanging="425"/>
      </w:pPr>
      <w:rPr>
        <w:rFonts w:hint="eastAsia"/>
      </w:rPr>
    </w:lvl>
    <w:lvl w:ilvl="8">
      <w:start w:val="1"/>
      <w:numFmt w:val="decimal"/>
      <w:lvlText w:val="%1.%2.%3.%4.%5.%6.%7.%8.%9."/>
      <w:lvlJc w:val="left"/>
      <w:pPr>
        <w:tabs>
          <w:tab w:val="num" w:pos="1559"/>
        </w:tabs>
        <w:ind w:left="425" w:hanging="425"/>
      </w:pPr>
      <w:rPr>
        <w:rFonts w:hint="eastAsia"/>
      </w:rPr>
    </w:lvl>
  </w:abstractNum>
  <w:abstractNum w:abstractNumId="12" w15:restartNumberingAfterBreak="0">
    <w:nsid w:val="1EA97A03"/>
    <w:multiLevelType w:val="hybridMultilevel"/>
    <w:tmpl w:val="4D82FA06"/>
    <w:lvl w:ilvl="0" w:tplc="91D626D0">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2683163F"/>
    <w:multiLevelType w:val="hybridMultilevel"/>
    <w:tmpl w:val="182EF7DE"/>
    <w:lvl w:ilvl="0" w:tplc="D674D392">
      <w:start w:val="5"/>
      <w:numFmt w:val="bullet"/>
      <w:lvlText w:val="・"/>
      <w:lvlJc w:val="left"/>
      <w:pPr>
        <w:tabs>
          <w:tab w:val="num" w:pos="564"/>
        </w:tabs>
        <w:ind w:left="564" w:hanging="360"/>
      </w:pPr>
      <w:rPr>
        <w:rFonts w:ascii="ＭＳ 明朝" w:eastAsia="ＭＳ 明朝" w:hAnsi="ＭＳ 明朝" w:cs="Times New Roman" w:hint="eastAsia"/>
      </w:rPr>
    </w:lvl>
    <w:lvl w:ilvl="1" w:tplc="36769558" w:tentative="1">
      <w:start w:val="1"/>
      <w:numFmt w:val="bullet"/>
      <w:lvlText w:val=""/>
      <w:lvlJc w:val="left"/>
      <w:pPr>
        <w:tabs>
          <w:tab w:val="num" w:pos="1044"/>
        </w:tabs>
        <w:ind w:left="1044" w:hanging="420"/>
      </w:pPr>
      <w:rPr>
        <w:rFonts w:ascii="Wingdings" w:hAnsi="Wingdings" w:hint="default"/>
      </w:rPr>
    </w:lvl>
    <w:lvl w:ilvl="2" w:tplc="F22061C2" w:tentative="1">
      <w:start w:val="1"/>
      <w:numFmt w:val="bullet"/>
      <w:lvlText w:val=""/>
      <w:lvlJc w:val="left"/>
      <w:pPr>
        <w:tabs>
          <w:tab w:val="num" w:pos="1464"/>
        </w:tabs>
        <w:ind w:left="1464" w:hanging="420"/>
      </w:pPr>
      <w:rPr>
        <w:rFonts w:ascii="Wingdings" w:hAnsi="Wingdings" w:hint="default"/>
      </w:rPr>
    </w:lvl>
    <w:lvl w:ilvl="3" w:tplc="B6F8BACE" w:tentative="1">
      <w:start w:val="1"/>
      <w:numFmt w:val="bullet"/>
      <w:lvlText w:val=""/>
      <w:lvlJc w:val="left"/>
      <w:pPr>
        <w:tabs>
          <w:tab w:val="num" w:pos="1884"/>
        </w:tabs>
        <w:ind w:left="1884" w:hanging="420"/>
      </w:pPr>
      <w:rPr>
        <w:rFonts w:ascii="Wingdings" w:hAnsi="Wingdings" w:hint="default"/>
      </w:rPr>
    </w:lvl>
    <w:lvl w:ilvl="4" w:tplc="F42E436A" w:tentative="1">
      <w:start w:val="1"/>
      <w:numFmt w:val="bullet"/>
      <w:lvlText w:val=""/>
      <w:lvlJc w:val="left"/>
      <w:pPr>
        <w:tabs>
          <w:tab w:val="num" w:pos="2304"/>
        </w:tabs>
        <w:ind w:left="2304" w:hanging="420"/>
      </w:pPr>
      <w:rPr>
        <w:rFonts w:ascii="Wingdings" w:hAnsi="Wingdings" w:hint="default"/>
      </w:rPr>
    </w:lvl>
    <w:lvl w:ilvl="5" w:tplc="B992BFA2" w:tentative="1">
      <w:start w:val="1"/>
      <w:numFmt w:val="bullet"/>
      <w:lvlText w:val=""/>
      <w:lvlJc w:val="left"/>
      <w:pPr>
        <w:tabs>
          <w:tab w:val="num" w:pos="2724"/>
        </w:tabs>
        <w:ind w:left="2724" w:hanging="420"/>
      </w:pPr>
      <w:rPr>
        <w:rFonts w:ascii="Wingdings" w:hAnsi="Wingdings" w:hint="default"/>
      </w:rPr>
    </w:lvl>
    <w:lvl w:ilvl="6" w:tplc="2DFA59D6" w:tentative="1">
      <w:start w:val="1"/>
      <w:numFmt w:val="bullet"/>
      <w:lvlText w:val=""/>
      <w:lvlJc w:val="left"/>
      <w:pPr>
        <w:tabs>
          <w:tab w:val="num" w:pos="3144"/>
        </w:tabs>
        <w:ind w:left="3144" w:hanging="420"/>
      </w:pPr>
      <w:rPr>
        <w:rFonts w:ascii="Wingdings" w:hAnsi="Wingdings" w:hint="default"/>
      </w:rPr>
    </w:lvl>
    <w:lvl w:ilvl="7" w:tplc="E67A7906" w:tentative="1">
      <w:start w:val="1"/>
      <w:numFmt w:val="bullet"/>
      <w:lvlText w:val=""/>
      <w:lvlJc w:val="left"/>
      <w:pPr>
        <w:tabs>
          <w:tab w:val="num" w:pos="3564"/>
        </w:tabs>
        <w:ind w:left="3564" w:hanging="420"/>
      </w:pPr>
      <w:rPr>
        <w:rFonts w:ascii="Wingdings" w:hAnsi="Wingdings" w:hint="default"/>
      </w:rPr>
    </w:lvl>
    <w:lvl w:ilvl="8" w:tplc="6A92CC74" w:tentative="1">
      <w:start w:val="1"/>
      <w:numFmt w:val="bullet"/>
      <w:lvlText w:val=""/>
      <w:lvlJc w:val="left"/>
      <w:pPr>
        <w:tabs>
          <w:tab w:val="num" w:pos="3984"/>
        </w:tabs>
        <w:ind w:left="3984" w:hanging="420"/>
      </w:pPr>
      <w:rPr>
        <w:rFonts w:ascii="Wingdings" w:hAnsi="Wingdings" w:hint="default"/>
      </w:rPr>
    </w:lvl>
  </w:abstractNum>
  <w:abstractNum w:abstractNumId="14" w15:restartNumberingAfterBreak="0">
    <w:nsid w:val="2EE5495D"/>
    <w:multiLevelType w:val="hybridMultilevel"/>
    <w:tmpl w:val="5C3035FE"/>
    <w:lvl w:ilvl="0" w:tplc="2DCC3486">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31276C7F"/>
    <w:multiLevelType w:val="hybridMultilevel"/>
    <w:tmpl w:val="6FB2781A"/>
    <w:lvl w:ilvl="0" w:tplc="FADC8300">
      <w:start w:val="1"/>
      <w:numFmt w:val="decimal"/>
      <w:pStyle w:val="a"/>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3EB44800"/>
    <w:multiLevelType w:val="multilevel"/>
    <w:tmpl w:val="3EE8D164"/>
    <w:lvl w:ilvl="0">
      <w:start w:val="1"/>
      <w:numFmt w:val="decimal"/>
      <w:lvlText w:val="%1"/>
      <w:lvlJc w:val="left"/>
      <w:pPr>
        <w:ind w:left="425" w:hanging="425"/>
      </w:pPr>
      <w:rPr>
        <w:rFonts w:hint="eastAsia"/>
      </w:rPr>
    </w:lvl>
    <w:lvl w:ilvl="1">
      <w:start w:val="1"/>
      <w:numFmt w:val="decimal"/>
      <w:lvlText w:val="%1.%2"/>
      <w:lvlJc w:val="left"/>
      <w:pPr>
        <w:ind w:left="425" w:hanging="425"/>
      </w:pPr>
      <w:rPr>
        <w:rFonts w:hint="eastAsia"/>
      </w:rPr>
    </w:lvl>
    <w:lvl w:ilvl="2">
      <w:start w:val="1"/>
      <w:numFmt w:val="decimal"/>
      <w:suff w:val="space"/>
      <w:lvlText w:val="%1.%2.%3"/>
      <w:lvlJc w:val="left"/>
      <w:pPr>
        <w:ind w:left="425" w:hanging="425"/>
      </w:pPr>
      <w:rPr>
        <w:rFonts w:hint="eastAsia"/>
      </w:rPr>
    </w:lvl>
    <w:lvl w:ilvl="3">
      <w:start w:val="1"/>
      <w:numFmt w:val="decimal"/>
      <w:lvlText w:val="%1.%2.%3.%4"/>
      <w:lvlJc w:val="left"/>
      <w:pPr>
        <w:tabs>
          <w:tab w:val="num" w:pos="851"/>
        </w:tabs>
        <w:ind w:left="425" w:hanging="425"/>
      </w:pPr>
      <w:rPr>
        <w:rFonts w:hint="eastAsia"/>
      </w:rPr>
    </w:lvl>
    <w:lvl w:ilvl="4">
      <w:start w:val="1"/>
      <w:numFmt w:val="decimal"/>
      <w:lvlText w:val="%1.%2.%3.%4.%5."/>
      <w:lvlJc w:val="left"/>
      <w:pPr>
        <w:tabs>
          <w:tab w:val="num" w:pos="992"/>
        </w:tabs>
        <w:ind w:left="425" w:hanging="425"/>
      </w:pPr>
      <w:rPr>
        <w:rFonts w:hint="eastAsia"/>
      </w:rPr>
    </w:lvl>
    <w:lvl w:ilvl="5">
      <w:start w:val="1"/>
      <w:numFmt w:val="decimal"/>
      <w:lvlText w:val="%1.%2.%3.%4.%5.%6."/>
      <w:lvlJc w:val="left"/>
      <w:pPr>
        <w:tabs>
          <w:tab w:val="num" w:pos="1134"/>
        </w:tabs>
        <w:ind w:left="425" w:hanging="425"/>
      </w:pPr>
      <w:rPr>
        <w:rFonts w:hint="eastAsia"/>
      </w:rPr>
    </w:lvl>
    <w:lvl w:ilvl="6">
      <w:start w:val="1"/>
      <w:numFmt w:val="decimal"/>
      <w:lvlText w:val="%1.%2.%3.%4.%5.%6.%7."/>
      <w:lvlJc w:val="left"/>
      <w:pPr>
        <w:tabs>
          <w:tab w:val="num" w:pos="1276"/>
        </w:tabs>
        <w:ind w:left="425" w:hanging="425"/>
      </w:pPr>
      <w:rPr>
        <w:rFonts w:hint="eastAsia"/>
      </w:rPr>
    </w:lvl>
    <w:lvl w:ilvl="7">
      <w:start w:val="1"/>
      <w:numFmt w:val="decimal"/>
      <w:lvlText w:val="%1.%2.%3.%4.%5.%6.%7.%8."/>
      <w:lvlJc w:val="left"/>
      <w:pPr>
        <w:tabs>
          <w:tab w:val="num" w:pos="1418"/>
        </w:tabs>
        <w:ind w:left="425" w:hanging="425"/>
      </w:pPr>
      <w:rPr>
        <w:rFonts w:hint="eastAsia"/>
      </w:rPr>
    </w:lvl>
    <w:lvl w:ilvl="8">
      <w:start w:val="1"/>
      <w:numFmt w:val="decimal"/>
      <w:lvlText w:val="%1.%2.%3.%4.%5.%6.%7.%8.%9."/>
      <w:lvlJc w:val="left"/>
      <w:pPr>
        <w:tabs>
          <w:tab w:val="num" w:pos="1559"/>
        </w:tabs>
        <w:ind w:left="425" w:hanging="425"/>
      </w:pPr>
      <w:rPr>
        <w:rFonts w:hint="eastAsia"/>
      </w:rPr>
    </w:lvl>
  </w:abstractNum>
  <w:abstractNum w:abstractNumId="17" w15:restartNumberingAfterBreak="0">
    <w:nsid w:val="457904B0"/>
    <w:multiLevelType w:val="hybridMultilevel"/>
    <w:tmpl w:val="5734E678"/>
    <w:lvl w:ilvl="0" w:tplc="A3240818">
      <w:start w:val="1"/>
      <w:numFmt w:val="decimal"/>
      <w:lvlText w:val="(%1)"/>
      <w:lvlJc w:val="left"/>
      <w:pPr>
        <w:tabs>
          <w:tab w:val="num" w:pos="564"/>
        </w:tabs>
        <w:ind w:left="564" w:hanging="360"/>
      </w:pPr>
      <w:rPr>
        <w:rFonts w:hint="eastAsia"/>
      </w:rPr>
    </w:lvl>
    <w:lvl w:ilvl="1" w:tplc="D27EC782" w:tentative="1">
      <w:start w:val="1"/>
      <w:numFmt w:val="aiueoFullWidth"/>
      <w:lvlText w:val="(%2)"/>
      <w:lvlJc w:val="left"/>
      <w:pPr>
        <w:tabs>
          <w:tab w:val="num" w:pos="1044"/>
        </w:tabs>
        <w:ind w:left="1044" w:hanging="420"/>
      </w:pPr>
    </w:lvl>
    <w:lvl w:ilvl="2" w:tplc="7728A94C" w:tentative="1">
      <w:start w:val="1"/>
      <w:numFmt w:val="decimalEnclosedCircle"/>
      <w:lvlText w:val="%3"/>
      <w:lvlJc w:val="left"/>
      <w:pPr>
        <w:tabs>
          <w:tab w:val="num" w:pos="1464"/>
        </w:tabs>
        <w:ind w:left="1464" w:hanging="420"/>
      </w:pPr>
    </w:lvl>
    <w:lvl w:ilvl="3" w:tplc="35BCEAA2" w:tentative="1">
      <w:start w:val="1"/>
      <w:numFmt w:val="decimal"/>
      <w:lvlText w:val="%4."/>
      <w:lvlJc w:val="left"/>
      <w:pPr>
        <w:tabs>
          <w:tab w:val="num" w:pos="1884"/>
        </w:tabs>
        <w:ind w:left="1884" w:hanging="420"/>
      </w:pPr>
    </w:lvl>
    <w:lvl w:ilvl="4" w:tplc="D17285C0" w:tentative="1">
      <w:start w:val="1"/>
      <w:numFmt w:val="aiueoFullWidth"/>
      <w:lvlText w:val="(%5)"/>
      <w:lvlJc w:val="left"/>
      <w:pPr>
        <w:tabs>
          <w:tab w:val="num" w:pos="2304"/>
        </w:tabs>
        <w:ind w:left="2304" w:hanging="420"/>
      </w:pPr>
    </w:lvl>
    <w:lvl w:ilvl="5" w:tplc="A08EED7A" w:tentative="1">
      <w:start w:val="1"/>
      <w:numFmt w:val="decimalEnclosedCircle"/>
      <w:lvlText w:val="%6"/>
      <w:lvlJc w:val="left"/>
      <w:pPr>
        <w:tabs>
          <w:tab w:val="num" w:pos="2724"/>
        </w:tabs>
        <w:ind w:left="2724" w:hanging="420"/>
      </w:pPr>
    </w:lvl>
    <w:lvl w:ilvl="6" w:tplc="1466E68A" w:tentative="1">
      <w:start w:val="1"/>
      <w:numFmt w:val="decimal"/>
      <w:lvlText w:val="%7."/>
      <w:lvlJc w:val="left"/>
      <w:pPr>
        <w:tabs>
          <w:tab w:val="num" w:pos="3144"/>
        </w:tabs>
        <w:ind w:left="3144" w:hanging="420"/>
      </w:pPr>
    </w:lvl>
    <w:lvl w:ilvl="7" w:tplc="BAB65712" w:tentative="1">
      <w:start w:val="1"/>
      <w:numFmt w:val="aiueoFullWidth"/>
      <w:lvlText w:val="(%8)"/>
      <w:lvlJc w:val="left"/>
      <w:pPr>
        <w:tabs>
          <w:tab w:val="num" w:pos="3564"/>
        </w:tabs>
        <w:ind w:left="3564" w:hanging="420"/>
      </w:pPr>
    </w:lvl>
    <w:lvl w:ilvl="8" w:tplc="AD24D5D4" w:tentative="1">
      <w:start w:val="1"/>
      <w:numFmt w:val="decimalEnclosedCircle"/>
      <w:lvlText w:val="%9"/>
      <w:lvlJc w:val="left"/>
      <w:pPr>
        <w:tabs>
          <w:tab w:val="num" w:pos="3984"/>
        </w:tabs>
        <w:ind w:left="3984" w:hanging="420"/>
      </w:pPr>
    </w:lvl>
  </w:abstractNum>
  <w:abstractNum w:abstractNumId="18" w15:restartNumberingAfterBreak="0">
    <w:nsid w:val="489A0367"/>
    <w:multiLevelType w:val="hybridMultilevel"/>
    <w:tmpl w:val="8DD49D6A"/>
    <w:lvl w:ilvl="0" w:tplc="46EE7EDA">
      <w:start w:val="1"/>
      <w:numFmt w:val="decimal"/>
      <w:pStyle w:val="a0"/>
      <w:lvlText w:val="[%1]"/>
      <w:lvlJc w:val="left"/>
      <w:pPr>
        <w:tabs>
          <w:tab w:val="num" w:pos="425"/>
        </w:tabs>
        <w:ind w:left="425" w:hanging="368"/>
      </w:pPr>
      <w:rPr>
        <w:rFonts w:hint="eastAsia"/>
      </w:rPr>
    </w:lvl>
    <w:lvl w:ilvl="1" w:tplc="F1142818" w:tentative="1">
      <w:start w:val="1"/>
      <w:numFmt w:val="aiueoFullWidth"/>
      <w:lvlText w:val="(%2)"/>
      <w:lvlJc w:val="left"/>
      <w:pPr>
        <w:tabs>
          <w:tab w:val="num" w:pos="840"/>
        </w:tabs>
        <w:ind w:left="840" w:hanging="420"/>
      </w:pPr>
    </w:lvl>
    <w:lvl w:ilvl="2" w:tplc="757A5E6E" w:tentative="1">
      <w:start w:val="1"/>
      <w:numFmt w:val="decimalEnclosedCircle"/>
      <w:lvlText w:val="%3"/>
      <w:lvlJc w:val="left"/>
      <w:pPr>
        <w:tabs>
          <w:tab w:val="num" w:pos="1260"/>
        </w:tabs>
        <w:ind w:left="1260" w:hanging="420"/>
      </w:pPr>
    </w:lvl>
    <w:lvl w:ilvl="3" w:tplc="0B76F756" w:tentative="1">
      <w:start w:val="1"/>
      <w:numFmt w:val="decimal"/>
      <w:lvlText w:val="%4."/>
      <w:lvlJc w:val="left"/>
      <w:pPr>
        <w:tabs>
          <w:tab w:val="num" w:pos="1680"/>
        </w:tabs>
        <w:ind w:left="1680" w:hanging="420"/>
      </w:pPr>
    </w:lvl>
    <w:lvl w:ilvl="4" w:tplc="4F640A0E" w:tentative="1">
      <w:start w:val="1"/>
      <w:numFmt w:val="aiueoFullWidth"/>
      <w:lvlText w:val="(%5)"/>
      <w:lvlJc w:val="left"/>
      <w:pPr>
        <w:tabs>
          <w:tab w:val="num" w:pos="2100"/>
        </w:tabs>
        <w:ind w:left="2100" w:hanging="420"/>
      </w:pPr>
    </w:lvl>
    <w:lvl w:ilvl="5" w:tplc="3364EBDE" w:tentative="1">
      <w:start w:val="1"/>
      <w:numFmt w:val="decimalEnclosedCircle"/>
      <w:lvlText w:val="%6"/>
      <w:lvlJc w:val="left"/>
      <w:pPr>
        <w:tabs>
          <w:tab w:val="num" w:pos="2520"/>
        </w:tabs>
        <w:ind w:left="2520" w:hanging="420"/>
      </w:pPr>
    </w:lvl>
    <w:lvl w:ilvl="6" w:tplc="27EA9E80" w:tentative="1">
      <w:start w:val="1"/>
      <w:numFmt w:val="decimal"/>
      <w:lvlText w:val="%7."/>
      <w:lvlJc w:val="left"/>
      <w:pPr>
        <w:tabs>
          <w:tab w:val="num" w:pos="2940"/>
        </w:tabs>
        <w:ind w:left="2940" w:hanging="420"/>
      </w:pPr>
    </w:lvl>
    <w:lvl w:ilvl="7" w:tplc="3678FC40" w:tentative="1">
      <w:start w:val="1"/>
      <w:numFmt w:val="aiueoFullWidth"/>
      <w:lvlText w:val="(%8)"/>
      <w:lvlJc w:val="left"/>
      <w:pPr>
        <w:tabs>
          <w:tab w:val="num" w:pos="3360"/>
        </w:tabs>
        <w:ind w:left="3360" w:hanging="420"/>
      </w:pPr>
    </w:lvl>
    <w:lvl w:ilvl="8" w:tplc="EC807CC2" w:tentative="1">
      <w:start w:val="1"/>
      <w:numFmt w:val="decimalEnclosedCircle"/>
      <w:lvlText w:val="%9"/>
      <w:lvlJc w:val="left"/>
      <w:pPr>
        <w:tabs>
          <w:tab w:val="num" w:pos="3780"/>
        </w:tabs>
        <w:ind w:left="3780" w:hanging="420"/>
      </w:pPr>
    </w:lvl>
  </w:abstractNum>
  <w:abstractNum w:abstractNumId="19" w15:restartNumberingAfterBreak="0">
    <w:nsid w:val="4B3C7225"/>
    <w:multiLevelType w:val="multilevel"/>
    <w:tmpl w:val="CFF4788E"/>
    <w:lvl w:ilvl="0">
      <w:start w:val="1"/>
      <w:numFmt w:val="decimal"/>
      <w:lvlText w:val="%1"/>
      <w:lvlJc w:val="left"/>
      <w:pPr>
        <w:ind w:left="425" w:hanging="425"/>
      </w:pPr>
      <w:rPr>
        <w:rFonts w:hint="eastAsia"/>
      </w:rPr>
    </w:lvl>
    <w:lvl w:ilvl="1">
      <w:start w:val="1"/>
      <w:numFmt w:val="decimal"/>
      <w:suff w:val="space"/>
      <w:lvlText w:val="%1.%2."/>
      <w:lvlJc w:val="left"/>
      <w:pPr>
        <w:ind w:left="851" w:hanging="567"/>
      </w:pPr>
      <w:rPr>
        <w:rFonts w:hint="eastAsia"/>
      </w:rPr>
    </w:lvl>
    <w:lvl w:ilvl="2">
      <w:start w:val="1"/>
      <w:numFmt w:val="decimal"/>
      <w:suff w:val="space"/>
      <w:lvlText w:val="%1.%2.%3."/>
      <w:lvlJc w:val="left"/>
      <w:pPr>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76B26342"/>
    <w:multiLevelType w:val="hybridMultilevel"/>
    <w:tmpl w:val="28E42040"/>
    <w:lvl w:ilvl="0" w:tplc="B5A069E6">
      <w:start w:val="1"/>
      <w:numFmt w:val="decimal"/>
      <w:lvlText w:val="(%1)"/>
      <w:lvlJc w:val="left"/>
      <w:pPr>
        <w:ind w:left="617" w:hanging="420"/>
      </w:pPr>
      <w:rPr>
        <w:rFonts w:hint="eastAsia"/>
      </w:rPr>
    </w:lvl>
    <w:lvl w:ilvl="1" w:tplc="04090017" w:tentative="1">
      <w:start w:val="1"/>
      <w:numFmt w:val="aiueoFullWidth"/>
      <w:lvlText w:val="(%2)"/>
      <w:lvlJc w:val="left"/>
      <w:pPr>
        <w:ind w:left="1037" w:hanging="420"/>
      </w:pPr>
    </w:lvl>
    <w:lvl w:ilvl="2" w:tplc="04090011" w:tentative="1">
      <w:start w:val="1"/>
      <w:numFmt w:val="decimalEnclosedCircle"/>
      <w:lvlText w:val="%3"/>
      <w:lvlJc w:val="left"/>
      <w:pPr>
        <w:ind w:left="1457" w:hanging="420"/>
      </w:pPr>
    </w:lvl>
    <w:lvl w:ilvl="3" w:tplc="0409000F" w:tentative="1">
      <w:start w:val="1"/>
      <w:numFmt w:val="decimal"/>
      <w:lvlText w:val="%4."/>
      <w:lvlJc w:val="left"/>
      <w:pPr>
        <w:ind w:left="1877" w:hanging="420"/>
      </w:pPr>
    </w:lvl>
    <w:lvl w:ilvl="4" w:tplc="04090017" w:tentative="1">
      <w:start w:val="1"/>
      <w:numFmt w:val="aiueoFullWidth"/>
      <w:lvlText w:val="(%5)"/>
      <w:lvlJc w:val="left"/>
      <w:pPr>
        <w:ind w:left="2297" w:hanging="420"/>
      </w:pPr>
    </w:lvl>
    <w:lvl w:ilvl="5" w:tplc="04090011" w:tentative="1">
      <w:start w:val="1"/>
      <w:numFmt w:val="decimalEnclosedCircle"/>
      <w:lvlText w:val="%6"/>
      <w:lvlJc w:val="left"/>
      <w:pPr>
        <w:ind w:left="2717" w:hanging="420"/>
      </w:pPr>
    </w:lvl>
    <w:lvl w:ilvl="6" w:tplc="0409000F" w:tentative="1">
      <w:start w:val="1"/>
      <w:numFmt w:val="decimal"/>
      <w:lvlText w:val="%7."/>
      <w:lvlJc w:val="left"/>
      <w:pPr>
        <w:ind w:left="3137" w:hanging="420"/>
      </w:pPr>
    </w:lvl>
    <w:lvl w:ilvl="7" w:tplc="04090017" w:tentative="1">
      <w:start w:val="1"/>
      <w:numFmt w:val="aiueoFullWidth"/>
      <w:lvlText w:val="(%8)"/>
      <w:lvlJc w:val="left"/>
      <w:pPr>
        <w:ind w:left="3557" w:hanging="420"/>
      </w:pPr>
    </w:lvl>
    <w:lvl w:ilvl="8" w:tplc="04090011" w:tentative="1">
      <w:start w:val="1"/>
      <w:numFmt w:val="decimalEnclosedCircle"/>
      <w:lvlText w:val="%9"/>
      <w:lvlJc w:val="left"/>
      <w:pPr>
        <w:ind w:left="3977" w:hanging="420"/>
      </w:pPr>
    </w:lvl>
  </w:abstractNum>
  <w:abstractNum w:abstractNumId="21" w15:restartNumberingAfterBreak="0">
    <w:nsid w:val="7FB75B9E"/>
    <w:multiLevelType w:val="hybridMultilevel"/>
    <w:tmpl w:val="26783E4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1888569364">
    <w:abstractNumId w:val="11"/>
  </w:num>
  <w:num w:numId="2" w16cid:durableId="1452170782">
    <w:abstractNumId w:val="13"/>
  </w:num>
  <w:num w:numId="3" w16cid:durableId="1920669475">
    <w:abstractNumId w:val="17"/>
  </w:num>
  <w:num w:numId="4" w16cid:durableId="1028065288">
    <w:abstractNumId w:val="18"/>
  </w:num>
  <w:num w:numId="5" w16cid:durableId="1385562824">
    <w:abstractNumId w:val="14"/>
  </w:num>
  <w:num w:numId="6" w16cid:durableId="1240217077">
    <w:abstractNumId w:val="19"/>
  </w:num>
  <w:num w:numId="7" w16cid:durableId="1055399533">
    <w:abstractNumId w:val="11"/>
  </w:num>
  <w:num w:numId="8" w16cid:durableId="1979188260">
    <w:abstractNumId w:val="15"/>
  </w:num>
  <w:num w:numId="9" w16cid:durableId="222759922">
    <w:abstractNumId w:val="11"/>
    <w:lvlOverride w:ilvl="0">
      <w:lvl w:ilvl="0">
        <w:start w:val="1"/>
        <w:numFmt w:val="decimal"/>
        <w:pStyle w:val="1"/>
        <w:lvlText w:val="%1"/>
        <w:lvlJc w:val="left"/>
        <w:pPr>
          <w:ind w:left="425" w:hanging="425"/>
        </w:pPr>
        <w:rPr>
          <w:rFonts w:hint="eastAsia"/>
        </w:rPr>
      </w:lvl>
    </w:lvlOverride>
    <w:lvlOverride w:ilvl="1">
      <w:lvl w:ilvl="1">
        <w:start w:val="1"/>
        <w:numFmt w:val="decimal"/>
        <w:pStyle w:val="2"/>
        <w:lvlText w:val="%1.%2"/>
        <w:lvlJc w:val="left"/>
        <w:pPr>
          <w:tabs>
            <w:tab w:val="num" w:pos="567"/>
          </w:tabs>
          <w:ind w:left="425" w:hanging="425"/>
        </w:pPr>
        <w:rPr>
          <w:rFonts w:hint="eastAsia"/>
        </w:rPr>
      </w:lvl>
    </w:lvlOverride>
    <w:lvlOverride w:ilvl="2">
      <w:lvl w:ilvl="2">
        <w:start w:val="1"/>
        <w:numFmt w:val="decimal"/>
        <w:pStyle w:val="30"/>
        <w:suff w:val="space"/>
        <w:lvlText w:val="%1.%2.%3"/>
        <w:lvlJc w:val="left"/>
        <w:pPr>
          <w:ind w:left="425" w:hanging="425"/>
        </w:pPr>
        <w:rPr>
          <w:rFonts w:hint="eastAsia"/>
        </w:rPr>
      </w:lvl>
    </w:lvlOverride>
    <w:lvlOverride w:ilvl="3">
      <w:lvl w:ilvl="3">
        <w:start w:val="1"/>
        <w:numFmt w:val="decimal"/>
        <w:lvlText w:val="%1.%2.%3.%4"/>
        <w:lvlJc w:val="left"/>
        <w:pPr>
          <w:tabs>
            <w:tab w:val="num" w:pos="851"/>
          </w:tabs>
          <w:ind w:left="425" w:hanging="425"/>
        </w:pPr>
        <w:rPr>
          <w:rFonts w:hint="eastAsia"/>
        </w:rPr>
      </w:lvl>
    </w:lvlOverride>
    <w:lvlOverride w:ilvl="4">
      <w:lvl w:ilvl="4">
        <w:start w:val="1"/>
        <w:numFmt w:val="decimal"/>
        <w:lvlText w:val="%1.%2.%3.%4.%5."/>
        <w:lvlJc w:val="left"/>
        <w:pPr>
          <w:tabs>
            <w:tab w:val="num" w:pos="992"/>
          </w:tabs>
          <w:ind w:left="425" w:hanging="425"/>
        </w:pPr>
        <w:rPr>
          <w:rFonts w:hint="eastAsia"/>
        </w:rPr>
      </w:lvl>
    </w:lvlOverride>
    <w:lvlOverride w:ilvl="5">
      <w:lvl w:ilvl="5">
        <w:start w:val="1"/>
        <w:numFmt w:val="decimal"/>
        <w:lvlText w:val="%1.%2.%3.%4.%5.%6."/>
        <w:lvlJc w:val="left"/>
        <w:pPr>
          <w:tabs>
            <w:tab w:val="num" w:pos="1134"/>
          </w:tabs>
          <w:ind w:left="425" w:hanging="425"/>
        </w:pPr>
        <w:rPr>
          <w:rFonts w:hint="eastAsia"/>
        </w:rPr>
      </w:lvl>
    </w:lvlOverride>
    <w:lvlOverride w:ilvl="6">
      <w:lvl w:ilvl="6">
        <w:start w:val="1"/>
        <w:numFmt w:val="decimal"/>
        <w:lvlText w:val="%1.%2.%3.%4.%5.%6.%7."/>
        <w:lvlJc w:val="left"/>
        <w:pPr>
          <w:tabs>
            <w:tab w:val="num" w:pos="1276"/>
          </w:tabs>
          <w:ind w:left="425" w:hanging="425"/>
        </w:pPr>
        <w:rPr>
          <w:rFonts w:hint="eastAsia"/>
        </w:rPr>
      </w:lvl>
    </w:lvlOverride>
    <w:lvlOverride w:ilvl="7">
      <w:lvl w:ilvl="7">
        <w:start w:val="1"/>
        <w:numFmt w:val="decimal"/>
        <w:lvlText w:val="%1.%2.%3.%4.%5.%6.%7.%8."/>
        <w:lvlJc w:val="left"/>
        <w:pPr>
          <w:tabs>
            <w:tab w:val="num" w:pos="1418"/>
          </w:tabs>
          <w:ind w:left="425" w:hanging="425"/>
        </w:pPr>
        <w:rPr>
          <w:rFonts w:hint="eastAsia"/>
        </w:rPr>
      </w:lvl>
    </w:lvlOverride>
    <w:lvlOverride w:ilvl="8">
      <w:lvl w:ilvl="8">
        <w:start w:val="1"/>
        <w:numFmt w:val="decimal"/>
        <w:lvlText w:val="%1.%2.%3.%4.%5.%6.%7.%8.%9."/>
        <w:lvlJc w:val="left"/>
        <w:pPr>
          <w:tabs>
            <w:tab w:val="num" w:pos="1559"/>
          </w:tabs>
          <w:ind w:left="425" w:hanging="425"/>
        </w:pPr>
        <w:rPr>
          <w:rFonts w:hint="eastAsia"/>
        </w:rPr>
      </w:lvl>
    </w:lvlOverride>
  </w:num>
  <w:num w:numId="10" w16cid:durableId="1195461398">
    <w:abstractNumId w:val="11"/>
  </w:num>
  <w:num w:numId="11" w16cid:durableId="787046873">
    <w:abstractNumId w:val="11"/>
  </w:num>
  <w:num w:numId="12" w16cid:durableId="14950259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86283126">
    <w:abstractNumId w:val="11"/>
  </w:num>
  <w:num w:numId="14" w16cid:durableId="1991865123">
    <w:abstractNumId w:val="11"/>
  </w:num>
  <w:num w:numId="15" w16cid:durableId="5526222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66573477">
    <w:abstractNumId w:val="11"/>
  </w:num>
  <w:num w:numId="17" w16cid:durableId="1869179909">
    <w:abstractNumId w:val="20"/>
  </w:num>
  <w:num w:numId="18" w16cid:durableId="1697776656">
    <w:abstractNumId w:val="0"/>
  </w:num>
  <w:num w:numId="19" w16cid:durableId="1769085650">
    <w:abstractNumId w:val="16"/>
  </w:num>
  <w:num w:numId="20" w16cid:durableId="686562173">
    <w:abstractNumId w:val="10"/>
  </w:num>
  <w:num w:numId="21" w16cid:durableId="1877884238">
    <w:abstractNumId w:val="8"/>
  </w:num>
  <w:num w:numId="22" w16cid:durableId="1737320717">
    <w:abstractNumId w:val="7"/>
  </w:num>
  <w:num w:numId="23" w16cid:durableId="2027445105">
    <w:abstractNumId w:val="6"/>
  </w:num>
  <w:num w:numId="24" w16cid:durableId="16852633">
    <w:abstractNumId w:val="5"/>
  </w:num>
  <w:num w:numId="25" w16cid:durableId="215288083">
    <w:abstractNumId w:val="9"/>
  </w:num>
  <w:num w:numId="26" w16cid:durableId="1201211339">
    <w:abstractNumId w:val="4"/>
  </w:num>
  <w:num w:numId="27" w16cid:durableId="1012226936">
    <w:abstractNumId w:val="3"/>
  </w:num>
  <w:num w:numId="28" w16cid:durableId="2138253156">
    <w:abstractNumId w:val="2"/>
  </w:num>
  <w:num w:numId="29" w16cid:durableId="603225341">
    <w:abstractNumId w:val="1"/>
  </w:num>
  <w:num w:numId="30" w16cid:durableId="1998487167">
    <w:abstractNumId w:val="21"/>
  </w:num>
  <w:num w:numId="31" w16cid:durableId="1770194701">
    <w:abstractNumId w:val="12"/>
  </w:num>
  <w:num w:numId="32" w16cid:durableId="1146825000">
    <w:abstractNumId w:val="11"/>
  </w:num>
  <w:num w:numId="33" w16cid:durableId="1426725701">
    <w:abstractNumId w:val="11"/>
  </w:num>
  <w:num w:numId="34" w16cid:durableId="1089083866">
    <w:abstractNumId w:val="11"/>
  </w:num>
  <w:num w:numId="35" w16cid:durableId="1189100354">
    <w:abstractNumId w:val="11"/>
  </w:num>
  <w:num w:numId="36" w16cid:durableId="1933774683">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栗原　一貴">
    <w15:presenceInfo w15:providerId="AD" w15:userId="S::kurihara@tsuda.ac.jp::2212d535-f6b8-466d-87f2-b1f17a01bb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bordersDoNotSurroundHeader/>
  <w:bordersDoNotSurroundFooter/>
  <w:proofState w:spelling="clean" w:grammar="clean"/>
  <w:trackRevisions/>
  <w:defaultTabStop w:val="394"/>
  <w:evenAndOddHeaders/>
  <w:drawingGridHorizontalSpacing w:val="197"/>
  <w:drawingGridVerticalSpacing w:val="136"/>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zQzMTU3MzS0MDUytzRS0lEKTi0uzszPAykwrgUA/sS2uywAAAA="/>
  </w:docVars>
  <w:rsids>
    <w:rsidRoot w:val="000746CA"/>
    <w:rsid w:val="0000169A"/>
    <w:rsid w:val="00010C52"/>
    <w:rsid w:val="00011E59"/>
    <w:rsid w:val="000126EF"/>
    <w:rsid w:val="00012FA5"/>
    <w:rsid w:val="0001556E"/>
    <w:rsid w:val="00017229"/>
    <w:rsid w:val="00021B6F"/>
    <w:rsid w:val="00022506"/>
    <w:rsid w:val="00025A94"/>
    <w:rsid w:val="0002760F"/>
    <w:rsid w:val="00033C22"/>
    <w:rsid w:val="00033CC2"/>
    <w:rsid w:val="0004203C"/>
    <w:rsid w:val="00042FF8"/>
    <w:rsid w:val="00044394"/>
    <w:rsid w:val="00051D95"/>
    <w:rsid w:val="000521A4"/>
    <w:rsid w:val="000526B5"/>
    <w:rsid w:val="0005443E"/>
    <w:rsid w:val="000544B2"/>
    <w:rsid w:val="00057B48"/>
    <w:rsid w:val="00065E76"/>
    <w:rsid w:val="00072077"/>
    <w:rsid w:val="00073760"/>
    <w:rsid w:val="000746CA"/>
    <w:rsid w:val="000757BB"/>
    <w:rsid w:val="00076364"/>
    <w:rsid w:val="00076748"/>
    <w:rsid w:val="00076ABB"/>
    <w:rsid w:val="00077F86"/>
    <w:rsid w:val="00080920"/>
    <w:rsid w:val="000823CA"/>
    <w:rsid w:val="000835DA"/>
    <w:rsid w:val="00085AF8"/>
    <w:rsid w:val="00086561"/>
    <w:rsid w:val="00087646"/>
    <w:rsid w:val="00091BAD"/>
    <w:rsid w:val="00093930"/>
    <w:rsid w:val="00094A81"/>
    <w:rsid w:val="000979AD"/>
    <w:rsid w:val="000A1E79"/>
    <w:rsid w:val="000A5A54"/>
    <w:rsid w:val="000A6ACB"/>
    <w:rsid w:val="000A6DF1"/>
    <w:rsid w:val="000A77E0"/>
    <w:rsid w:val="000A7950"/>
    <w:rsid w:val="000B3E9C"/>
    <w:rsid w:val="000B58E0"/>
    <w:rsid w:val="000B6B2E"/>
    <w:rsid w:val="000B7E4C"/>
    <w:rsid w:val="000C1822"/>
    <w:rsid w:val="000C192F"/>
    <w:rsid w:val="000D223A"/>
    <w:rsid w:val="000D2484"/>
    <w:rsid w:val="000D64AA"/>
    <w:rsid w:val="000E2750"/>
    <w:rsid w:val="000E6ACD"/>
    <w:rsid w:val="000E6EF1"/>
    <w:rsid w:val="000F15AC"/>
    <w:rsid w:val="000F19E2"/>
    <w:rsid w:val="000F34A7"/>
    <w:rsid w:val="00113B96"/>
    <w:rsid w:val="00121DC2"/>
    <w:rsid w:val="001266AD"/>
    <w:rsid w:val="00127C42"/>
    <w:rsid w:val="001329A9"/>
    <w:rsid w:val="00133B82"/>
    <w:rsid w:val="0013664D"/>
    <w:rsid w:val="001408D0"/>
    <w:rsid w:val="001435BB"/>
    <w:rsid w:val="0014368C"/>
    <w:rsid w:val="001438F9"/>
    <w:rsid w:val="00144CB7"/>
    <w:rsid w:val="00150C8A"/>
    <w:rsid w:val="00152B53"/>
    <w:rsid w:val="00154A67"/>
    <w:rsid w:val="00164680"/>
    <w:rsid w:val="00167414"/>
    <w:rsid w:val="001675BF"/>
    <w:rsid w:val="001728F5"/>
    <w:rsid w:val="00180935"/>
    <w:rsid w:val="00181529"/>
    <w:rsid w:val="001869AB"/>
    <w:rsid w:val="00194BB0"/>
    <w:rsid w:val="00195642"/>
    <w:rsid w:val="001A00B4"/>
    <w:rsid w:val="001A1B37"/>
    <w:rsid w:val="001A25EA"/>
    <w:rsid w:val="001A5758"/>
    <w:rsid w:val="001B07CB"/>
    <w:rsid w:val="001C27CB"/>
    <w:rsid w:val="001C29A8"/>
    <w:rsid w:val="001C3F80"/>
    <w:rsid w:val="001C5137"/>
    <w:rsid w:val="001C6D8D"/>
    <w:rsid w:val="001D0AD9"/>
    <w:rsid w:val="001D0F14"/>
    <w:rsid w:val="001D426E"/>
    <w:rsid w:val="001D4347"/>
    <w:rsid w:val="001D5C94"/>
    <w:rsid w:val="001E0B7B"/>
    <w:rsid w:val="001E3923"/>
    <w:rsid w:val="001E4727"/>
    <w:rsid w:val="001E4B12"/>
    <w:rsid w:val="001E5E22"/>
    <w:rsid w:val="001F1495"/>
    <w:rsid w:val="001F1BA5"/>
    <w:rsid w:val="001F3EEE"/>
    <w:rsid w:val="001F40AC"/>
    <w:rsid w:val="001F4ACC"/>
    <w:rsid w:val="001F7EDB"/>
    <w:rsid w:val="0020035D"/>
    <w:rsid w:val="00202E5A"/>
    <w:rsid w:val="00202E79"/>
    <w:rsid w:val="00210DA8"/>
    <w:rsid w:val="0021176C"/>
    <w:rsid w:val="00212BE2"/>
    <w:rsid w:val="0021558D"/>
    <w:rsid w:val="0022051C"/>
    <w:rsid w:val="00222A55"/>
    <w:rsid w:val="00224188"/>
    <w:rsid w:val="00225579"/>
    <w:rsid w:val="0022619A"/>
    <w:rsid w:val="00226315"/>
    <w:rsid w:val="00232F59"/>
    <w:rsid w:val="00233C59"/>
    <w:rsid w:val="002362E7"/>
    <w:rsid w:val="00236C37"/>
    <w:rsid w:val="00237A32"/>
    <w:rsid w:val="00240393"/>
    <w:rsid w:val="00241C4E"/>
    <w:rsid w:val="002422B3"/>
    <w:rsid w:val="00246E63"/>
    <w:rsid w:val="002503C4"/>
    <w:rsid w:val="00264E2A"/>
    <w:rsid w:val="00267701"/>
    <w:rsid w:val="00276954"/>
    <w:rsid w:val="00276EE2"/>
    <w:rsid w:val="002816CB"/>
    <w:rsid w:val="00283355"/>
    <w:rsid w:val="00284706"/>
    <w:rsid w:val="00293832"/>
    <w:rsid w:val="00293DCB"/>
    <w:rsid w:val="00295F26"/>
    <w:rsid w:val="0029682E"/>
    <w:rsid w:val="00297BA5"/>
    <w:rsid w:val="002A08E1"/>
    <w:rsid w:val="002A6E87"/>
    <w:rsid w:val="002A7670"/>
    <w:rsid w:val="002A7C84"/>
    <w:rsid w:val="002B1137"/>
    <w:rsid w:val="002B323F"/>
    <w:rsid w:val="002B349A"/>
    <w:rsid w:val="002B59E3"/>
    <w:rsid w:val="002B6241"/>
    <w:rsid w:val="002C0A49"/>
    <w:rsid w:val="002C47BE"/>
    <w:rsid w:val="002C5E3A"/>
    <w:rsid w:val="002D080C"/>
    <w:rsid w:val="002D1D5A"/>
    <w:rsid w:val="002D4EFA"/>
    <w:rsid w:val="002D640F"/>
    <w:rsid w:val="002E041F"/>
    <w:rsid w:val="002E05F9"/>
    <w:rsid w:val="002E0E75"/>
    <w:rsid w:val="002F73FF"/>
    <w:rsid w:val="002F791A"/>
    <w:rsid w:val="00306349"/>
    <w:rsid w:val="00306F25"/>
    <w:rsid w:val="0031236A"/>
    <w:rsid w:val="00313D69"/>
    <w:rsid w:val="003215E6"/>
    <w:rsid w:val="003228EC"/>
    <w:rsid w:val="0032460D"/>
    <w:rsid w:val="00331AFE"/>
    <w:rsid w:val="003337B8"/>
    <w:rsid w:val="00337336"/>
    <w:rsid w:val="003413A0"/>
    <w:rsid w:val="00342DDB"/>
    <w:rsid w:val="00344D07"/>
    <w:rsid w:val="00344F6E"/>
    <w:rsid w:val="00347FDF"/>
    <w:rsid w:val="00355FFF"/>
    <w:rsid w:val="00356209"/>
    <w:rsid w:val="00360442"/>
    <w:rsid w:val="003607AC"/>
    <w:rsid w:val="003608C5"/>
    <w:rsid w:val="0036579B"/>
    <w:rsid w:val="00365F02"/>
    <w:rsid w:val="00384A9A"/>
    <w:rsid w:val="0038629F"/>
    <w:rsid w:val="00391569"/>
    <w:rsid w:val="00396A74"/>
    <w:rsid w:val="00397B89"/>
    <w:rsid w:val="003A0FB2"/>
    <w:rsid w:val="003A1DB8"/>
    <w:rsid w:val="003A5FF3"/>
    <w:rsid w:val="003A67BB"/>
    <w:rsid w:val="003A7F3D"/>
    <w:rsid w:val="003B009D"/>
    <w:rsid w:val="003B020D"/>
    <w:rsid w:val="003B18A7"/>
    <w:rsid w:val="003B67DE"/>
    <w:rsid w:val="003B70A4"/>
    <w:rsid w:val="003C2AF0"/>
    <w:rsid w:val="003D7B45"/>
    <w:rsid w:val="003E1808"/>
    <w:rsid w:val="003E1D2C"/>
    <w:rsid w:val="003E7642"/>
    <w:rsid w:val="003F105D"/>
    <w:rsid w:val="003F1F75"/>
    <w:rsid w:val="003F439C"/>
    <w:rsid w:val="00400224"/>
    <w:rsid w:val="00411D69"/>
    <w:rsid w:val="004143EB"/>
    <w:rsid w:val="004275D1"/>
    <w:rsid w:val="00430394"/>
    <w:rsid w:val="0043382D"/>
    <w:rsid w:val="00433E4B"/>
    <w:rsid w:val="00434016"/>
    <w:rsid w:val="004376A9"/>
    <w:rsid w:val="0044064A"/>
    <w:rsid w:val="00441CD5"/>
    <w:rsid w:val="00443D10"/>
    <w:rsid w:val="00446B71"/>
    <w:rsid w:val="004517A9"/>
    <w:rsid w:val="00451D93"/>
    <w:rsid w:val="00455AB2"/>
    <w:rsid w:val="00455D89"/>
    <w:rsid w:val="00460ADF"/>
    <w:rsid w:val="00461824"/>
    <w:rsid w:val="00471027"/>
    <w:rsid w:val="00472618"/>
    <w:rsid w:val="004736CC"/>
    <w:rsid w:val="00477236"/>
    <w:rsid w:val="00480528"/>
    <w:rsid w:val="00480670"/>
    <w:rsid w:val="00481480"/>
    <w:rsid w:val="00481BB1"/>
    <w:rsid w:val="00483CA2"/>
    <w:rsid w:val="004868A7"/>
    <w:rsid w:val="0048690F"/>
    <w:rsid w:val="00487AA9"/>
    <w:rsid w:val="00492902"/>
    <w:rsid w:val="00494231"/>
    <w:rsid w:val="004948B2"/>
    <w:rsid w:val="00494D58"/>
    <w:rsid w:val="004B0940"/>
    <w:rsid w:val="004B24B2"/>
    <w:rsid w:val="004B54CE"/>
    <w:rsid w:val="004C29A5"/>
    <w:rsid w:val="004C3D22"/>
    <w:rsid w:val="004C5AC9"/>
    <w:rsid w:val="004C771B"/>
    <w:rsid w:val="004D234E"/>
    <w:rsid w:val="004D319E"/>
    <w:rsid w:val="004D3C30"/>
    <w:rsid w:val="004D5FBF"/>
    <w:rsid w:val="004D6227"/>
    <w:rsid w:val="004F60B8"/>
    <w:rsid w:val="0050055C"/>
    <w:rsid w:val="0050063A"/>
    <w:rsid w:val="005028B7"/>
    <w:rsid w:val="00507003"/>
    <w:rsid w:val="00511478"/>
    <w:rsid w:val="00523C52"/>
    <w:rsid w:val="00524C5B"/>
    <w:rsid w:val="00527EF8"/>
    <w:rsid w:val="005329E1"/>
    <w:rsid w:val="005377E9"/>
    <w:rsid w:val="00542B99"/>
    <w:rsid w:val="00546ABB"/>
    <w:rsid w:val="00547223"/>
    <w:rsid w:val="00547834"/>
    <w:rsid w:val="00551296"/>
    <w:rsid w:val="00553CCF"/>
    <w:rsid w:val="00554F26"/>
    <w:rsid w:val="00560CD5"/>
    <w:rsid w:val="00565876"/>
    <w:rsid w:val="0056773B"/>
    <w:rsid w:val="005679F9"/>
    <w:rsid w:val="00577D19"/>
    <w:rsid w:val="00586F66"/>
    <w:rsid w:val="00587D1C"/>
    <w:rsid w:val="005923D1"/>
    <w:rsid w:val="00592C3A"/>
    <w:rsid w:val="00592D90"/>
    <w:rsid w:val="00593E36"/>
    <w:rsid w:val="00596BE6"/>
    <w:rsid w:val="00597F2E"/>
    <w:rsid w:val="005A4842"/>
    <w:rsid w:val="005A63E8"/>
    <w:rsid w:val="005A7753"/>
    <w:rsid w:val="005B435C"/>
    <w:rsid w:val="005B4838"/>
    <w:rsid w:val="005B55DF"/>
    <w:rsid w:val="005C1C9E"/>
    <w:rsid w:val="005C3706"/>
    <w:rsid w:val="005C53CD"/>
    <w:rsid w:val="005D13B9"/>
    <w:rsid w:val="005D4FBD"/>
    <w:rsid w:val="005D5C16"/>
    <w:rsid w:val="005D69B2"/>
    <w:rsid w:val="005D7890"/>
    <w:rsid w:val="005E026A"/>
    <w:rsid w:val="005E0BE4"/>
    <w:rsid w:val="005E26C3"/>
    <w:rsid w:val="005E4FA3"/>
    <w:rsid w:val="005E5557"/>
    <w:rsid w:val="005F00AB"/>
    <w:rsid w:val="005F1235"/>
    <w:rsid w:val="005F17FF"/>
    <w:rsid w:val="005F4D37"/>
    <w:rsid w:val="005F677B"/>
    <w:rsid w:val="006053C2"/>
    <w:rsid w:val="00610F94"/>
    <w:rsid w:val="0061257E"/>
    <w:rsid w:val="006145F5"/>
    <w:rsid w:val="00614B23"/>
    <w:rsid w:val="00617612"/>
    <w:rsid w:val="00621E71"/>
    <w:rsid w:val="00625F08"/>
    <w:rsid w:val="00627450"/>
    <w:rsid w:val="0063067C"/>
    <w:rsid w:val="00633139"/>
    <w:rsid w:val="00634C48"/>
    <w:rsid w:val="00635608"/>
    <w:rsid w:val="00640044"/>
    <w:rsid w:val="006402F1"/>
    <w:rsid w:val="006406FA"/>
    <w:rsid w:val="006473BB"/>
    <w:rsid w:val="00647D45"/>
    <w:rsid w:val="0065007F"/>
    <w:rsid w:val="00651F26"/>
    <w:rsid w:val="00655D6E"/>
    <w:rsid w:val="0066097B"/>
    <w:rsid w:val="0066285A"/>
    <w:rsid w:val="006678B8"/>
    <w:rsid w:val="00667E89"/>
    <w:rsid w:val="00670AE7"/>
    <w:rsid w:val="00671BFD"/>
    <w:rsid w:val="00673D71"/>
    <w:rsid w:val="00676F3D"/>
    <w:rsid w:val="006805E0"/>
    <w:rsid w:val="00680FDC"/>
    <w:rsid w:val="00681726"/>
    <w:rsid w:val="006833A6"/>
    <w:rsid w:val="006837D5"/>
    <w:rsid w:val="00686A46"/>
    <w:rsid w:val="00690025"/>
    <w:rsid w:val="00691BE8"/>
    <w:rsid w:val="0069528E"/>
    <w:rsid w:val="00695681"/>
    <w:rsid w:val="006967ED"/>
    <w:rsid w:val="006977D9"/>
    <w:rsid w:val="006A172E"/>
    <w:rsid w:val="006A3A54"/>
    <w:rsid w:val="006A5606"/>
    <w:rsid w:val="006A564F"/>
    <w:rsid w:val="006A5BCA"/>
    <w:rsid w:val="006B0D59"/>
    <w:rsid w:val="006B27E3"/>
    <w:rsid w:val="006B2DDA"/>
    <w:rsid w:val="006C053F"/>
    <w:rsid w:val="006C3E8E"/>
    <w:rsid w:val="006C4763"/>
    <w:rsid w:val="006C5ADF"/>
    <w:rsid w:val="006C5ED3"/>
    <w:rsid w:val="006D1FE8"/>
    <w:rsid w:val="006D4D1E"/>
    <w:rsid w:val="006D4E02"/>
    <w:rsid w:val="006D5CA0"/>
    <w:rsid w:val="006D5E97"/>
    <w:rsid w:val="006E3915"/>
    <w:rsid w:val="006E47FD"/>
    <w:rsid w:val="006E57F9"/>
    <w:rsid w:val="006E593A"/>
    <w:rsid w:val="006F07C1"/>
    <w:rsid w:val="006F0C42"/>
    <w:rsid w:val="006F4968"/>
    <w:rsid w:val="006F5084"/>
    <w:rsid w:val="006F662F"/>
    <w:rsid w:val="00702BDC"/>
    <w:rsid w:val="00704438"/>
    <w:rsid w:val="00706092"/>
    <w:rsid w:val="00707467"/>
    <w:rsid w:val="00710508"/>
    <w:rsid w:val="00710C7A"/>
    <w:rsid w:val="00710EFF"/>
    <w:rsid w:val="00712F51"/>
    <w:rsid w:val="00715606"/>
    <w:rsid w:val="0072262C"/>
    <w:rsid w:val="007246D0"/>
    <w:rsid w:val="00725094"/>
    <w:rsid w:val="00725612"/>
    <w:rsid w:val="00727749"/>
    <w:rsid w:val="007309A4"/>
    <w:rsid w:val="00731F8E"/>
    <w:rsid w:val="007353D7"/>
    <w:rsid w:val="00735748"/>
    <w:rsid w:val="007363BE"/>
    <w:rsid w:val="00741049"/>
    <w:rsid w:val="007455DB"/>
    <w:rsid w:val="007458D5"/>
    <w:rsid w:val="00746460"/>
    <w:rsid w:val="007471A8"/>
    <w:rsid w:val="0075191D"/>
    <w:rsid w:val="0075323F"/>
    <w:rsid w:val="00756C5F"/>
    <w:rsid w:val="00762C6F"/>
    <w:rsid w:val="00763BAF"/>
    <w:rsid w:val="00766173"/>
    <w:rsid w:val="00766844"/>
    <w:rsid w:val="00767648"/>
    <w:rsid w:val="00770F74"/>
    <w:rsid w:val="007722E6"/>
    <w:rsid w:val="007850D7"/>
    <w:rsid w:val="00785142"/>
    <w:rsid w:val="00787D36"/>
    <w:rsid w:val="007944C4"/>
    <w:rsid w:val="007A062C"/>
    <w:rsid w:val="007A0AD1"/>
    <w:rsid w:val="007A3A40"/>
    <w:rsid w:val="007B0C4C"/>
    <w:rsid w:val="007B2D51"/>
    <w:rsid w:val="007B502C"/>
    <w:rsid w:val="007C0E01"/>
    <w:rsid w:val="007C271B"/>
    <w:rsid w:val="007C466A"/>
    <w:rsid w:val="007C6C12"/>
    <w:rsid w:val="007D33BF"/>
    <w:rsid w:val="007D4F38"/>
    <w:rsid w:val="007D72D7"/>
    <w:rsid w:val="007F0973"/>
    <w:rsid w:val="007F2FF3"/>
    <w:rsid w:val="007F4C08"/>
    <w:rsid w:val="007F6352"/>
    <w:rsid w:val="00800473"/>
    <w:rsid w:val="008005D1"/>
    <w:rsid w:val="0080308D"/>
    <w:rsid w:val="0080535D"/>
    <w:rsid w:val="00805F50"/>
    <w:rsid w:val="008072C0"/>
    <w:rsid w:val="00807768"/>
    <w:rsid w:val="008149AC"/>
    <w:rsid w:val="0081620D"/>
    <w:rsid w:val="00816C87"/>
    <w:rsid w:val="008200C0"/>
    <w:rsid w:val="008212D9"/>
    <w:rsid w:val="00825ED5"/>
    <w:rsid w:val="00827696"/>
    <w:rsid w:val="00835C42"/>
    <w:rsid w:val="008371F8"/>
    <w:rsid w:val="00842707"/>
    <w:rsid w:val="00843676"/>
    <w:rsid w:val="008464F4"/>
    <w:rsid w:val="00846D52"/>
    <w:rsid w:val="00852C0F"/>
    <w:rsid w:val="00853E01"/>
    <w:rsid w:val="00862377"/>
    <w:rsid w:val="0086512C"/>
    <w:rsid w:val="00866548"/>
    <w:rsid w:val="00871499"/>
    <w:rsid w:val="008735D0"/>
    <w:rsid w:val="00873908"/>
    <w:rsid w:val="00875667"/>
    <w:rsid w:val="008757A0"/>
    <w:rsid w:val="00875F00"/>
    <w:rsid w:val="008766E9"/>
    <w:rsid w:val="008818EF"/>
    <w:rsid w:val="00884123"/>
    <w:rsid w:val="00891B1A"/>
    <w:rsid w:val="00891C32"/>
    <w:rsid w:val="00892575"/>
    <w:rsid w:val="00892641"/>
    <w:rsid w:val="00895ABC"/>
    <w:rsid w:val="008A25C4"/>
    <w:rsid w:val="008A2722"/>
    <w:rsid w:val="008A2F5C"/>
    <w:rsid w:val="008A6D7C"/>
    <w:rsid w:val="008A6FE3"/>
    <w:rsid w:val="008B2D99"/>
    <w:rsid w:val="008B49E2"/>
    <w:rsid w:val="008B6948"/>
    <w:rsid w:val="008C0133"/>
    <w:rsid w:val="008C0650"/>
    <w:rsid w:val="008C245A"/>
    <w:rsid w:val="008C3488"/>
    <w:rsid w:val="008C4A50"/>
    <w:rsid w:val="008C7E40"/>
    <w:rsid w:val="008D4C5C"/>
    <w:rsid w:val="008D5882"/>
    <w:rsid w:val="008E3461"/>
    <w:rsid w:val="008E47D8"/>
    <w:rsid w:val="008E5596"/>
    <w:rsid w:val="008F0B2A"/>
    <w:rsid w:val="008F35BA"/>
    <w:rsid w:val="008F402F"/>
    <w:rsid w:val="008F6272"/>
    <w:rsid w:val="008F7422"/>
    <w:rsid w:val="00902761"/>
    <w:rsid w:val="00905BF9"/>
    <w:rsid w:val="009106A6"/>
    <w:rsid w:val="00910935"/>
    <w:rsid w:val="0091167D"/>
    <w:rsid w:val="00911965"/>
    <w:rsid w:val="00912947"/>
    <w:rsid w:val="00913F1A"/>
    <w:rsid w:val="0091403B"/>
    <w:rsid w:val="009165B9"/>
    <w:rsid w:val="00916C87"/>
    <w:rsid w:val="00917974"/>
    <w:rsid w:val="00921E0C"/>
    <w:rsid w:val="00922231"/>
    <w:rsid w:val="009228C9"/>
    <w:rsid w:val="00922B8E"/>
    <w:rsid w:val="00930009"/>
    <w:rsid w:val="0093386F"/>
    <w:rsid w:val="00936ED8"/>
    <w:rsid w:val="009400D6"/>
    <w:rsid w:val="00940349"/>
    <w:rsid w:val="00941EF5"/>
    <w:rsid w:val="00953580"/>
    <w:rsid w:val="009545B3"/>
    <w:rsid w:val="00955EB0"/>
    <w:rsid w:val="009560F8"/>
    <w:rsid w:val="00960A4D"/>
    <w:rsid w:val="00963E1B"/>
    <w:rsid w:val="00964837"/>
    <w:rsid w:val="00965A9F"/>
    <w:rsid w:val="009708B9"/>
    <w:rsid w:val="00970C6F"/>
    <w:rsid w:val="00980121"/>
    <w:rsid w:val="00987377"/>
    <w:rsid w:val="0099723E"/>
    <w:rsid w:val="009A4527"/>
    <w:rsid w:val="009A7314"/>
    <w:rsid w:val="009B291F"/>
    <w:rsid w:val="009B4F7A"/>
    <w:rsid w:val="009B5CE9"/>
    <w:rsid w:val="009C03EC"/>
    <w:rsid w:val="009C4A93"/>
    <w:rsid w:val="009C5D32"/>
    <w:rsid w:val="009C758C"/>
    <w:rsid w:val="009D027B"/>
    <w:rsid w:val="009D294C"/>
    <w:rsid w:val="009D3CEE"/>
    <w:rsid w:val="009D5004"/>
    <w:rsid w:val="009E2804"/>
    <w:rsid w:val="009E3FC4"/>
    <w:rsid w:val="009F3E9B"/>
    <w:rsid w:val="009F4E93"/>
    <w:rsid w:val="009F660F"/>
    <w:rsid w:val="00A00270"/>
    <w:rsid w:val="00A14E4D"/>
    <w:rsid w:val="00A17347"/>
    <w:rsid w:val="00A21612"/>
    <w:rsid w:val="00A223FC"/>
    <w:rsid w:val="00A22809"/>
    <w:rsid w:val="00A24D91"/>
    <w:rsid w:val="00A30CBC"/>
    <w:rsid w:val="00A31B91"/>
    <w:rsid w:val="00A3206A"/>
    <w:rsid w:val="00A3225A"/>
    <w:rsid w:val="00A349D4"/>
    <w:rsid w:val="00A364DC"/>
    <w:rsid w:val="00A4788B"/>
    <w:rsid w:val="00A50E87"/>
    <w:rsid w:val="00A559D1"/>
    <w:rsid w:val="00A64BF9"/>
    <w:rsid w:val="00A657FA"/>
    <w:rsid w:val="00A97AF3"/>
    <w:rsid w:val="00AA01E5"/>
    <w:rsid w:val="00AA21D5"/>
    <w:rsid w:val="00AA4144"/>
    <w:rsid w:val="00AA4F48"/>
    <w:rsid w:val="00AA5B16"/>
    <w:rsid w:val="00AA6AEA"/>
    <w:rsid w:val="00AB36FB"/>
    <w:rsid w:val="00AB7241"/>
    <w:rsid w:val="00AB7752"/>
    <w:rsid w:val="00AC033B"/>
    <w:rsid w:val="00AC2818"/>
    <w:rsid w:val="00AC489A"/>
    <w:rsid w:val="00AC654F"/>
    <w:rsid w:val="00AC75FA"/>
    <w:rsid w:val="00AD3976"/>
    <w:rsid w:val="00AE2458"/>
    <w:rsid w:val="00AE318F"/>
    <w:rsid w:val="00AE4A63"/>
    <w:rsid w:val="00AE61D3"/>
    <w:rsid w:val="00AE6522"/>
    <w:rsid w:val="00AE77D5"/>
    <w:rsid w:val="00AE7FA4"/>
    <w:rsid w:val="00AF37DA"/>
    <w:rsid w:val="00AF54EB"/>
    <w:rsid w:val="00AF7CF7"/>
    <w:rsid w:val="00B02571"/>
    <w:rsid w:val="00B02BE8"/>
    <w:rsid w:val="00B05754"/>
    <w:rsid w:val="00B07493"/>
    <w:rsid w:val="00B11E3B"/>
    <w:rsid w:val="00B31DEA"/>
    <w:rsid w:val="00B325EB"/>
    <w:rsid w:val="00B32E83"/>
    <w:rsid w:val="00B334D2"/>
    <w:rsid w:val="00B34DCE"/>
    <w:rsid w:val="00B35319"/>
    <w:rsid w:val="00B35E9A"/>
    <w:rsid w:val="00B36CCF"/>
    <w:rsid w:val="00B4093C"/>
    <w:rsid w:val="00B43FA6"/>
    <w:rsid w:val="00B507F5"/>
    <w:rsid w:val="00B50E41"/>
    <w:rsid w:val="00B544D2"/>
    <w:rsid w:val="00B5484B"/>
    <w:rsid w:val="00B61807"/>
    <w:rsid w:val="00B63437"/>
    <w:rsid w:val="00B67CFD"/>
    <w:rsid w:val="00B725E9"/>
    <w:rsid w:val="00B772AD"/>
    <w:rsid w:val="00B810F9"/>
    <w:rsid w:val="00B848FD"/>
    <w:rsid w:val="00B85116"/>
    <w:rsid w:val="00B85AE9"/>
    <w:rsid w:val="00B92421"/>
    <w:rsid w:val="00B942F7"/>
    <w:rsid w:val="00B96482"/>
    <w:rsid w:val="00BA2F21"/>
    <w:rsid w:val="00BA4CF9"/>
    <w:rsid w:val="00BA54D5"/>
    <w:rsid w:val="00BB3EAE"/>
    <w:rsid w:val="00BB6207"/>
    <w:rsid w:val="00BB65EE"/>
    <w:rsid w:val="00BC180B"/>
    <w:rsid w:val="00BC2704"/>
    <w:rsid w:val="00BC718E"/>
    <w:rsid w:val="00BD28BE"/>
    <w:rsid w:val="00BD2A91"/>
    <w:rsid w:val="00BD2E05"/>
    <w:rsid w:val="00BD5178"/>
    <w:rsid w:val="00BE07FB"/>
    <w:rsid w:val="00BE70F7"/>
    <w:rsid w:val="00BE74D1"/>
    <w:rsid w:val="00BF219E"/>
    <w:rsid w:val="00BF2782"/>
    <w:rsid w:val="00BF3D9D"/>
    <w:rsid w:val="00BF56BA"/>
    <w:rsid w:val="00BF64AC"/>
    <w:rsid w:val="00C011E5"/>
    <w:rsid w:val="00C01D4D"/>
    <w:rsid w:val="00C02367"/>
    <w:rsid w:val="00C02515"/>
    <w:rsid w:val="00C030D2"/>
    <w:rsid w:val="00C03DCD"/>
    <w:rsid w:val="00C053CA"/>
    <w:rsid w:val="00C057A9"/>
    <w:rsid w:val="00C062B1"/>
    <w:rsid w:val="00C07882"/>
    <w:rsid w:val="00C10450"/>
    <w:rsid w:val="00C13515"/>
    <w:rsid w:val="00C13562"/>
    <w:rsid w:val="00C14B4F"/>
    <w:rsid w:val="00C16A6F"/>
    <w:rsid w:val="00C16F67"/>
    <w:rsid w:val="00C17A15"/>
    <w:rsid w:val="00C20922"/>
    <w:rsid w:val="00C21B19"/>
    <w:rsid w:val="00C2277B"/>
    <w:rsid w:val="00C23633"/>
    <w:rsid w:val="00C24DA0"/>
    <w:rsid w:val="00C316EC"/>
    <w:rsid w:val="00C3743A"/>
    <w:rsid w:val="00C378E4"/>
    <w:rsid w:val="00C411E7"/>
    <w:rsid w:val="00C44BDA"/>
    <w:rsid w:val="00C46C49"/>
    <w:rsid w:val="00C5093B"/>
    <w:rsid w:val="00C511CD"/>
    <w:rsid w:val="00C514FF"/>
    <w:rsid w:val="00C636FB"/>
    <w:rsid w:val="00C67951"/>
    <w:rsid w:val="00C679C6"/>
    <w:rsid w:val="00C67AF4"/>
    <w:rsid w:val="00C71734"/>
    <w:rsid w:val="00C7691A"/>
    <w:rsid w:val="00C77FA9"/>
    <w:rsid w:val="00C82D93"/>
    <w:rsid w:val="00C84AC1"/>
    <w:rsid w:val="00C87C87"/>
    <w:rsid w:val="00C9311F"/>
    <w:rsid w:val="00CA015E"/>
    <w:rsid w:val="00CA06DE"/>
    <w:rsid w:val="00CA7C59"/>
    <w:rsid w:val="00CB0155"/>
    <w:rsid w:val="00CB02F7"/>
    <w:rsid w:val="00CB393D"/>
    <w:rsid w:val="00CB522E"/>
    <w:rsid w:val="00CB76B7"/>
    <w:rsid w:val="00CC146F"/>
    <w:rsid w:val="00CC20FE"/>
    <w:rsid w:val="00CC24CD"/>
    <w:rsid w:val="00CC2B66"/>
    <w:rsid w:val="00CC4B67"/>
    <w:rsid w:val="00CC7E43"/>
    <w:rsid w:val="00CD386A"/>
    <w:rsid w:val="00CD3F50"/>
    <w:rsid w:val="00CE0175"/>
    <w:rsid w:val="00CE04F3"/>
    <w:rsid w:val="00CE1A5F"/>
    <w:rsid w:val="00CF1C1A"/>
    <w:rsid w:val="00CF307A"/>
    <w:rsid w:val="00CF6CAF"/>
    <w:rsid w:val="00D0073D"/>
    <w:rsid w:val="00D01D33"/>
    <w:rsid w:val="00D02AF7"/>
    <w:rsid w:val="00D0323A"/>
    <w:rsid w:val="00D04230"/>
    <w:rsid w:val="00D115CA"/>
    <w:rsid w:val="00D150F1"/>
    <w:rsid w:val="00D169D0"/>
    <w:rsid w:val="00D17CCB"/>
    <w:rsid w:val="00D20DA6"/>
    <w:rsid w:val="00D225A6"/>
    <w:rsid w:val="00D232A0"/>
    <w:rsid w:val="00D25030"/>
    <w:rsid w:val="00D250A4"/>
    <w:rsid w:val="00D26D08"/>
    <w:rsid w:val="00D27942"/>
    <w:rsid w:val="00D30C8A"/>
    <w:rsid w:val="00D3526F"/>
    <w:rsid w:val="00D36C64"/>
    <w:rsid w:val="00D36E4A"/>
    <w:rsid w:val="00D41289"/>
    <w:rsid w:val="00D426EC"/>
    <w:rsid w:val="00D45921"/>
    <w:rsid w:val="00D54CBE"/>
    <w:rsid w:val="00D561CB"/>
    <w:rsid w:val="00D569D0"/>
    <w:rsid w:val="00D61C2F"/>
    <w:rsid w:val="00D62E9D"/>
    <w:rsid w:val="00D66A8B"/>
    <w:rsid w:val="00D6764B"/>
    <w:rsid w:val="00D71123"/>
    <w:rsid w:val="00D71CE9"/>
    <w:rsid w:val="00D722B3"/>
    <w:rsid w:val="00D7414F"/>
    <w:rsid w:val="00D765F4"/>
    <w:rsid w:val="00D777A5"/>
    <w:rsid w:val="00D84D52"/>
    <w:rsid w:val="00D8661B"/>
    <w:rsid w:val="00D90F82"/>
    <w:rsid w:val="00D911CF"/>
    <w:rsid w:val="00D91826"/>
    <w:rsid w:val="00D92999"/>
    <w:rsid w:val="00D94D8D"/>
    <w:rsid w:val="00D95F68"/>
    <w:rsid w:val="00D960ED"/>
    <w:rsid w:val="00DA121E"/>
    <w:rsid w:val="00DA1390"/>
    <w:rsid w:val="00DA4D84"/>
    <w:rsid w:val="00DB190D"/>
    <w:rsid w:val="00DB392E"/>
    <w:rsid w:val="00DB5EFF"/>
    <w:rsid w:val="00DB6728"/>
    <w:rsid w:val="00DB6A46"/>
    <w:rsid w:val="00DB7D3A"/>
    <w:rsid w:val="00DC2CCA"/>
    <w:rsid w:val="00DC6A42"/>
    <w:rsid w:val="00DD134A"/>
    <w:rsid w:val="00DD14B1"/>
    <w:rsid w:val="00DD2205"/>
    <w:rsid w:val="00DD4408"/>
    <w:rsid w:val="00DE26E3"/>
    <w:rsid w:val="00DE4EE4"/>
    <w:rsid w:val="00DE6436"/>
    <w:rsid w:val="00DE7686"/>
    <w:rsid w:val="00DF4605"/>
    <w:rsid w:val="00DF66A9"/>
    <w:rsid w:val="00E07696"/>
    <w:rsid w:val="00E10E45"/>
    <w:rsid w:val="00E11520"/>
    <w:rsid w:val="00E1296B"/>
    <w:rsid w:val="00E14578"/>
    <w:rsid w:val="00E14FF6"/>
    <w:rsid w:val="00E16A14"/>
    <w:rsid w:val="00E16BB2"/>
    <w:rsid w:val="00E21339"/>
    <w:rsid w:val="00E217AD"/>
    <w:rsid w:val="00E257EB"/>
    <w:rsid w:val="00E25F51"/>
    <w:rsid w:val="00E2772C"/>
    <w:rsid w:val="00E301AD"/>
    <w:rsid w:val="00E35B3C"/>
    <w:rsid w:val="00E3683A"/>
    <w:rsid w:val="00E37982"/>
    <w:rsid w:val="00E40773"/>
    <w:rsid w:val="00E45B7E"/>
    <w:rsid w:val="00E470A5"/>
    <w:rsid w:val="00E47AA5"/>
    <w:rsid w:val="00E538D3"/>
    <w:rsid w:val="00E55123"/>
    <w:rsid w:val="00E562BC"/>
    <w:rsid w:val="00E605DD"/>
    <w:rsid w:val="00E6074D"/>
    <w:rsid w:val="00E613DC"/>
    <w:rsid w:val="00E70BBE"/>
    <w:rsid w:val="00E7115A"/>
    <w:rsid w:val="00E714B6"/>
    <w:rsid w:val="00E77BD2"/>
    <w:rsid w:val="00E80EB3"/>
    <w:rsid w:val="00E8343D"/>
    <w:rsid w:val="00E9545A"/>
    <w:rsid w:val="00E970A3"/>
    <w:rsid w:val="00EA0F26"/>
    <w:rsid w:val="00EA28B9"/>
    <w:rsid w:val="00EA2A31"/>
    <w:rsid w:val="00EB0B61"/>
    <w:rsid w:val="00EB5250"/>
    <w:rsid w:val="00EC1E7B"/>
    <w:rsid w:val="00EC3AD8"/>
    <w:rsid w:val="00ED3B3F"/>
    <w:rsid w:val="00ED4A53"/>
    <w:rsid w:val="00EE2A4B"/>
    <w:rsid w:val="00EE2EA2"/>
    <w:rsid w:val="00EE54A8"/>
    <w:rsid w:val="00EF542E"/>
    <w:rsid w:val="00F00489"/>
    <w:rsid w:val="00F015B8"/>
    <w:rsid w:val="00F04EC2"/>
    <w:rsid w:val="00F05419"/>
    <w:rsid w:val="00F061A8"/>
    <w:rsid w:val="00F12032"/>
    <w:rsid w:val="00F1392A"/>
    <w:rsid w:val="00F2096D"/>
    <w:rsid w:val="00F23216"/>
    <w:rsid w:val="00F26E7C"/>
    <w:rsid w:val="00F331E5"/>
    <w:rsid w:val="00F33FE3"/>
    <w:rsid w:val="00F344C9"/>
    <w:rsid w:val="00F34E3B"/>
    <w:rsid w:val="00F37740"/>
    <w:rsid w:val="00F377F8"/>
    <w:rsid w:val="00F43FBE"/>
    <w:rsid w:val="00F4719B"/>
    <w:rsid w:val="00F47C0C"/>
    <w:rsid w:val="00F50081"/>
    <w:rsid w:val="00F5061E"/>
    <w:rsid w:val="00F51199"/>
    <w:rsid w:val="00F572CF"/>
    <w:rsid w:val="00F57C54"/>
    <w:rsid w:val="00F61C46"/>
    <w:rsid w:val="00F70716"/>
    <w:rsid w:val="00F74425"/>
    <w:rsid w:val="00F80A2F"/>
    <w:rsid w:val="00F84B6A"/>
    <w:rsid w:val="00FA1153"/>
    <w:rsid w:val="00FA3DA5"/>
    <w:rsid w:val="00FA5317"/>
    <w:rsid w:val="00FA603E"/>
    <w:rsid w:val="00FA7DB2"/>
    <w:rsid w:val="00FB0E05"/>
    <w:rsid w:val="00FB22F4"/>
    <w:rsid w:val="00FB31F8"/>
    <w:rsid w:val="00FB62DF"/>
    <w:rsid w:val="00FB6855"/>
    <w:rsid w:val="00FC0BF6"/>
    <w:rsid w:val="00FC2EDC"/>
    <w:rsid w:val="00FC778B"/>
    <w:rsid w:val="00FD1196"/>
    <w:rsid w:val="00FE0D6A"/>
    <w:rsid w:val="00FE4328"/>
    <w:rsid w:val="00FE6286"/>
    <w:rsid w:val="00FE6FAD"/>
    <w:rsid w:val="00FF3859"/>
    <w:rsid w:val="00FF6B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D551F6E"/>
  <w15:chartTrackingRefBased/>
  <w15:docId w15:val="{F6155A39-1515-4D16-BCAE-9A2E3CACE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qFormat="1"/>
    <w:lsdException w:name="Title" w:qFormat="1"/>
    <w:lsdException w:name="Subtitle" w:qFormat="1"/>
    <w:lsdException w:name="Strong" w:qFormat="1"/>
    <w:lsdException w:name="Emphasis" w:qFormat="1"/>
    <w:lsdException w:name="HTML Preformatted" w:semiHidden="1"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240393"/>
    <w:pPr>
      <w:widowControl w:val="0"/>
      <w:ind w:firstLineChars="100" w:firstLine="100"/>
      <w:jc w:val="both"/>
    </w:pPr>
    <w:rPr>
      <w:kern w:val="2"/>
      <w:szCs w:val="21"/>
    </w:rPr>
  </w:style>
  <w:style w:type="paragraph" w:styleId="10">
    <w:name w:val="heading 1"/>
    <w:basedOn w:val="a1"/>
    <w:next w:val="a1"/>
    <w:qFormat/>
    <w:pPr>
      <w:keepNext/>
      <w:outlineLvl w:val="0"/>
    </w:pPr>
    <w:rPr>
      <w:rFonts w:eastAsia="ＭＳ ゴシック"/>
      <w:b/>
      <w:sz w:val="21"/>
    </w:rPr>
  </w:style>
  <w:style w:type="paragraph" w:styleId="20">
    <w:name w:val="heading 2"/>
    <w:basedOn w:val="a1"/>
    <w:next w:val="a1"/>
    <w:qFormat/>
    <w:rsid w:val="005028B7"/>
    <w:pPr>
      <w:keepNext/>
      <w:spacing w:before="100" w:beforeAutospacing="1" w:line="200" w:lineRule="atLeast"/>
      <w:outlineLvl w:val="1"/>
    </w:pPr>
    <w:rPr>
      <w:rFonts w:ascii="Arial" w:eastAsia="ＭＳ ゴシック" w:hAnsi="Arial"/>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pPr>
      <w:tabs>
        <w:tab w:val="center" w:pos="4252"/>
        <w:tab w:val="right" w:pos="8504"/>
      </w:tabs>
      <w:snapToGrid w:val="0"/>
    </w:pPr>
  </w:style>
  <w:style w:type="paragraph" w:styleId="a7">
    <w:name w:val="footer"/>
    <w:basedOn w:val="a1"/>
    <w:pPr>
      <w:tabs>
        <w:tab w:val="center" w:pos="4252"/>
        <w:tab w:val="right" w:pos="8504"/>
      </w:tabs>
      <w:snapToGrid w:val="0"/>
    </w:pPr>
  </w:style>
  <w:style w:type="paragraph" w:customStyle="1" w:styleId="a8">
    <w:name w:val="タイトル"/>
    <w:basedOn w:val="10"/>
    <w:next w:val="a9"/>
    <w:pPr>
      <w:spacing w:beforeLines="20" w:before="69" w:line="440" w:lineRule="exact"/>
      <w:ind w:firstLineChars="0" w:firstLine="0"/>
      <w:jc w:val="center"/>
    </w:pPr>
    <w:rPr>
      <w:rFonts w:eastAsia="ＭＳ 明朝"/>
      <w:b w:val="0"/>
      <w:sz w:val="32"/>
    </w:rPr>
  </w:style>
  <w:style w:type="paragraph" w:customStyle="1" w:styleId="a9">
    <w:name w:val="サブタイトル"/>
    <w:basedOn w:val="a1"/>
    <w:next w:val="aa"/>
    <w:pPr>
      <w:keepNext/>
      <w:spacing w:line="360" w:lineRule="exact"/>
      <w:ind w:firstLineChars="0" w:firstLine="0"/>
      <w:jc w:val="center"/>
      <w:outlineLvl w:val="0"/>
    </w:pPr>
    <w:rPr>
      <w:sz w:val="28"/>
    </w:rPr>
  </w:style>
  <w:style w:type="paragraph" w:customStyle="1" w:styleId="aa">
    <w:name w:val="著者"/>
    <w:basedOn w:val="a1"/>
    <w:next w:val="ab"/>
    <w:rsid w:val="00695681"/>
    <w:pPr>
      <w:keepNext/>
      <w:spacing w:afterLines="100" w:after="586" w:line="280" w:lineRule="exact"/>
      <w:ind w:leftChars="138" w:left="283" w:right="79" w:firstLineChars="0" w:firstLine="1"/>
      <w:jc w:val="left"/>
      <w:outlineLvl w:val="0"/>
    </w:pPr>
    <w:rPr>
      <w:rFonts w:eastAsia="ＭＳ ゴシック"/>
      <w:sz w:val="24"/>
    </w:rPr>
  </w:style>
  <w:style w:type="paragraph" w:customStyle="1" w:styleId="ab">
    <w:name w:val="所属"/>
    <w:basedOn w:val="a1"/>
    <w:next w:val="ac"/>
    <w:pPr>
      <w:keepNext/>
      <w:spacing w:beforeLines="30" w:before="30" w:line="320" w:lineRule="exact"/>
      <w:ind w:firstLineChars="0" w:firstLine="0"/>
      <w:jc w:val="center"/>
      <w:outlineLvl w:val="0"/>
    </w:pPr>
    <w:rPr>
      <w:sz w:val="21"/>
    </w:rPr>
  </w:style>
  <w:style w:type="paragraph" w:styleId="ad">
    <w:name w:val="Body Text"/>
    <w:basedOn w:val="a1"/>
    <w:link w:val="ae"/>
    <w:pPr>
      <w:ind w:firstLine="210"/>
    </w:pPr>
    <w:rPr>
      <w:sz w:val="18"/>
    </w:rPr>
  </w:style>
  <w:style w:type="paragraph" w:customStyle="1" w:styleId="ac">
    <w:name w:val="メールアドレス"/>
    <w:basedOn w:val="ab"/>
    <w:pPr>
      <w:spacing w:beforeLines="10" w:before="10" w:afterLines="50" w:after="50" w:line="280" w:lineRule="exact"/>
    </w:pPr>
  </w:style>
  <w:style w:type="paragraph" w:customStyle="1" w:styleId="1">
    <w:name w:val="段落番号1"/>
    <w:basedOn w:val="10"/>
    <w:next w:val="a1"/>
    <w:rsid w:val="00C21B19"/>
    <w:pPr>
      <w:numPr>
        <w:numId w:val="1"/>
      </w:numPr>
      <w:spacing w:afterLines="25" w:after="68" w:line="320" w:lineRule="exact"/>
      <w:ind w:left="425" w:hangingChars="196" w:hanging="425"/>
    </w:pPr>
    <w:rPr>
      <w:b w:val="0"/>
      <w:sz w:val="22"/>
    </w:rPr>
  </w:style>
  <w:style w:type="paragraph" w:customStyle="1" w:styleId="2">
    <w:name w:val="段落番号2"/>
    <w:basedOn w:val="1"/>
    <w:next w:val="a1"/>
    <w:rsid w:val="000F19E2"/>
    <w:pPr>
      <w:numPr>
        <w:ilvl w:val="1"/>
      </w:numPr>
      <w:spacing w:beforeLines="50" w:before="136" w:line="200" w:lineRule="exact"/>
    </w:pPr>
    <w:rPr>
      <w:sz w:val="20"/>
    </w:rPr>
  </w:style>
  <w:style w:type="paragraph" w:customStyle="1" w:styleId="30">
    <w:name w:val="段落番号3"/>
    <w:basedOn w:val="2"/>
    <w:next w:val="a1"/>
    <w:rsid w:val="00F05419"/>
    <w:pPr>
      <w:numPr>
        <w:ilvl w:val="2"/>
      </w:numPr>
      <w:spacing w:beforeLines="30" w:before="81" w:afterLines="0" w:after="0"/>
    </w:pPr>
    <w:rPr>
      <w:rFonts w:asciiTheme="minorHAnsi" w:hAnsiTheme="minorHAnsi"/>
      <w:szCs w:val="20"/>
    </w:rPr>
  </w:style>
  <w:style w:type="character" w:styleId="af">
    <w:name w:val="Hyperlink"/>
    <w:rsid w:val="006053C2"/>
    <w:rPr>
      <w:color w:val="0000FF"/>
      <w:u w:val="single"/>
    </w:rPr>
  </w:style>
  <w:style w:type="paragraph" w:customStyle="1" w:styleId="a0">
    <w:name w:val="文献"/>
    <w:basedOn w:val="ad"/>
    <w:pPr>
      <w:numPr>
        <w:numId w:val="4"/>
      </w:numPr>
      <w:snapToGrid w:val="0"/>
      <w:spacing w:afterLines="20" w:after="64" w:line="200" w:lineRule="exact"/>
      <w:ind w:left="426" w:firstLineChars="0" w:hanging="369"/>
    </w:pPr>
    <w:rPr>
      <w:rFonts w:ascii="Times New Roman" w:hAnsi="Times New Roman"/>
    </w:rPr>
  </w:style>
  <w:style w:type="character" w:styleId="af0">
    <w:name w:val="FollowedHyperlink"/>
    <w:rsid w:val="006053C2"/>
    <w:rPr>
      <w:color w:val="800080"/>
      <w:u w:val="single"/>
    </w:rPr>
  </w:style>
  <w:style w:type="paragraph" w:styleId="af1">
    <w:name w:val="Balloon Text"/>
    <w:basedOn w:val="a1"/>
    <w:semiHidden/>
    <w:rsid w:val="00A22809"/>
    <w:pPr>
      <w:ind w:firstLineChars="0" w:firstLine="0"/>
    </w:pPr>
    <w:rPr>
      <w:rFonts w:ascii="Arial" w:eastAsia="ＭＳ ゴシック" w:hAnsi="Arial"/>
      <w:szCs w:val="18"/>
    </w:rPr>
  </w:style>
  <w:style w:type="character" w:customStyle="1" w:styleId="pages1">
    <w:name w:val="pages1"/>
    <w:rsid w:val="00C13515"/>
    <w:rPr>
      <w:sz w:val="18"/>
      <w:szCs w:val="18"/>
    </w:rPr>
  </w:style>
  <w:style w:type="character" w:customStyle="1" w:styleId="af2">
    <w:name w:val="表中文字"/>
    <w:qFormat/>
    <w:rsid w:val="0043382D"/>
    <w:rPr>
      <w:rFonts w:ascii="Century" w:eastAsia="ＭＳ 明朝" w:hAnsi="Century"/>
      <w:iCs/>
      <w:sz w:val="16"/>
      <w:szCs w:val="16"/>
    </w:rPr>
  </w:style>
  <w:style w:type="character" w:customStyle="1" w:styleId="a6">
    <w:name w:val="ヘッダー (文字)"/>
    <w:link w:val="a5"/>
    <w:uiPriority w:val="99"/>
    <w:rsid w:val="002E05F9"/>
    <w:rPr>
      <w:kern w:val="2"/>
      <w:sz w:val="21"/>
      <w:szCs w:val="21"/>
    </w:rPr>
  </w:style>
  <w:style w:type="paragraph" w:styleId="af3">
    <w:name w:val="footnote text"/>
    <w:basedOn w:val="a1"/>
    <w:link w:val="af4"/>
    <w:rsid w:val="008F7422"/>
    <w:pPr>
      <w:snapToGrid w:val="0"/>
      <w:jc w:val="left"/>
    </w:pPr>
  </w:style>
  <w:style w:type="character" w:customStyle="1" w:styleId="af4">
    <w:name w:val="脚注文字列 (文字)"/>
    <w:link w:val="af3"/>
    <w:rsid w:val="008F7422"/>
    <w:rPr>
      <w:kern w:val="2"/>
      <w:sz w:val="18"/>
      <w:szCs w:val="21"/>
    </w:rPr>
  </w:style>
  <w:style w:type="character" w:styleId="af5">
    <w:name w:val="footnote reference"/>
    <w:rsid w:val="008F7422"/>
    <w:rPr>
      <w:vertAlign w:val="superscript"/>
    </w:rPr>
  </w:style>
  <w:style w:type="paragraph" w:styleId="af6">
    <w:name w:val="caption"/>
    <w:basedOn w:val="a1"/>
    <w:next w:val="a1"/>
    <w:qFormat/>
    <w:rsid w:val="0014368C"/>
    <w:pPr>
      <w:ind w:right="70" w:firstLine="164"/>
      <w:jc w:val="center"/>
    </w:pPr>
    <w:rPr>
      <w:rFonts w:ascii="ＭＳ Ｐゴシック" w:eastAsia="ＭＳ ゴシック" w:hAnsi="ＭＳ Ｐゴシック"/>
      <w:bCs/>
      <w:sz w:val="16"/>
      <w:szCs w:val="16"/>
    </w:rPr>
  </w:style>
  <w:style w:type="table" w:styleId="af7">
    <w:name w:val="Table Grid"/>
    <w:basedOn w:val="a3"/>
    <w:rsid w:val="001436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Classic 1"/>
    <w:basedOn w:val="a3"/>
    <w:rsid w:val="0014368C"/>
    <w:pPr>
      <w:widowControl w:val="0"/>
      <w:ind w:rightChars="38" w:right="68" w:firstLineChars="100" w:firstLine="21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af8">
    <w:name w:val="annotation reference"/>
    <w:rsid w:val="00691BE8"/>
    <w:rPr>
      <w:sz w:val="18"/>
      <w:szCs w:val="18"/>
    </w:rPr>
  </w:style>
  <w:style w:type="paragraph" w:styleId="af9">
    <w:name w:val="annotation text"/>
    <w:basedOn w:val="a1"/>
    <w:link w:val="afa"/>
    <w:rsid w:val="00691BE8"/>
    <w:pPr>
      <w:jc w:val="left"/>
    </w:pPr>
  </w:style>
  <w:style w:type="character" w:customStyle="1" w:styleId="afa">
    <w:name w:val="コメント文字列 (文字)"/>
    <w:link w:val="af9"/>
    <w:rsid w:val="00691BE8"/>
    <w:rPr>
      <w:kern w:val="2"/>
      <w:sz w:val="18"/>
      <w:szCs w:val="21"/>
    </w:rPr>
  </w:style>
  <w:style w:type="paragraph" w:styleId="afb">
    <w:name w:val="annotation subject"/>
    <w:basedOn w:val="af9"/>
    <w:next w:val="af9"/>
    <w:link w:val="afc"/>
    <w:rsid w:val="00691BE8"/>
    <w:rPr>
      <w:b/>
      <w:bCs/>
    </w:rPr>
  </w:style>
  <w:style w:type="character" w:customStyle="1" w:styleId="afc">
    <w:name w:val="コメント内容 (文字)"/>
    <w:link w:val="afb"/>
    <w:rsid w:val="00691BE8"/>
    <w:rPr>
      <w:b/>
      <w:bCs/>
      <w:kern w:val="2"/>
      <w:sz w:val="18"/>
      <w:szCs w:val="21"/>
    </w:rPr>
  </w:style>
  <w:style w:type="paragraph" w:customStyle="1" w:styleId="a">
    <w:name w:val="参考文献"/>
    <w:basedOn w:val="a1"/>
    <w:link w:val="afd"/>
    <w:qFormat/>
    <w:rsid w:val="00565876"/>
    <w:pPr>
      <w:numPr>
        <w:numId w:val="8"/>
      </w:numPr>
      <w:ind w:left="397" w:firstLineChars="0" w:hanging="397"/>
    </w:pPr>
    <w:rPr>
      <w:sz w:val="18"/>
    </w:rPr>
  </w:style>
  <w:style w:type="paragraph" w:customStyle="1" w:styleId="afe">
    <w:name w:val="謝辞，参考文献"/>
    <w:basedOn w:val="a1"/>
    <w:rsid w:val="00875667"/>
    <w:pPr>
      <w:ind w:right="73" w:firstLineChars="0" w:firstLine="0"/>
    </w:pPr>
    <w:rPr>
      <w:rFonts w:eastAsia="ＭＳ ゴシック" w:cs="ＭＳ 明朝"/>
      <w:sz w:val="22"/>
      <w:szCs w:val="20"/>
    </w:rPr>
  </w:style>
  <w:style w:type="character" w:customStyle="1" w:styleId="afd">
    <w:name w:val="参考文献 (文字)"/>
    <w:link w:val="a"/>
    <w:rsid w:val="00565876"/>
    <w:rPr>
      <w:kern w:val="2"/>
      <w:sz w:val="18"/>
      <w:szCs w:val="21"/>
    </w:rPr>
  </w:style>
  <w:style w:type="paragraph" w:customStyle="1" w:styleId="aff">
    <w:name w:val="概要見出し"/>
    <w:basedOn w:val="a1"/>
    <w:rsid w:val="00F80A2F"/>
    <w:pPr>
      <w:spacing w:line="260" w:lineRule="exact"/>
      <w:ind w:leftChars="150" w:left="308" w:rightChars="224" w:right="459" w:firstLineChars="0" w:firstLine="0"/>
      <w:jc w:val="left"/>
    </w:pPr>
    <w:rPr>
      <w:rFonts w:ascii="ＭＳ ゴシック" w:eastAsia="ＭＳ ゴシック" w:hAnsi="ＭＳ ゴシック" w:cs="ＭＳ 明朝"/>
      <w:spacing w:val="-4"/>
      <w:szCs w:val="20"/>
    </w:rPr>
  </w:style>
  <w:style w:type="paragraph" w:customStyle="1" w:styleId="aff0">
    <w:name w:val="概要本文"/>
    <w:basedOn w:val="aff"/>
    <w:rsid w:val="00337336"/>
    <w:pPr>
      <w:ind w:rightChars="137" w:right="281"/>
    </w:pPr>
    <w:rPr>
      <w:rFonts w:ascii="Century" w:eastAsia="ＭＳ 明朝" w:hAnsi="Century"/>
    </w:rPr>
  </w:style>
  <w:style w:type="paragraph" w:customStyle="1" w:styleId="WISS">
    <w:name w:val="WISS論文タイトル"/>
    <w:basedOn w:val="a1"/>
    <w:rsid w:val="00D41289"/>
    <w:pPr>
      <w:keepNext/>
      <w:spacing w:afterLines="40" w:after="234" w:line="440" w:lineRule="exact"/>
      <w:ind w:leftChars="68" w:left="139" w:rightChars="68" w:right="139" w:firstLineChars="0" w:firstLine="0"/>
      <w:jc w:val="left"/>
      <w:outlineLvl w:val="0"/>
    </w:pPr>
    <w:rPr>
      <w:rFonts w:eastAsia="ＭＳ ゴシック" w:cs="ＭＳ 明朝"/>
      <w:spacing w:val="-20"/>
      <w:sz w:val="30"/>
      <w:szCs w:val="30"/>
    </w:rPr>
  </w:style>
  <w:style w:type="paragraph" w:customStyle="1" w:styleId="121">
    <w:name w:val="表 (青) 121"/>
    <w:hidden/>
    <w:uiPriority w:val="71"/>
    <w:rsid w:val="00E470A5"/>
    <w:rPr>
      <w:kern w:val="2"/>
      <w:szCs w:val="21"/>
    </w:rPr>
  </w:style>
  <w:style w:type="paragraph" w:styleId="aff1">
    <w:name w:val="Revision"/>
    <w:hidden/>
    <w:uiPriority w:val="99"/>
    <w:semiHidden/>
    <w:rsid w:val="008F35BA"/>
    <w:rPr>
      <w:kern w:val="2"/>
      <w:szCs w:val="21"/>
    </w:rPr>
  </w:style>
  <w:style w:type="character" w:customStyle="1" w:styleId="ae">
    <w:name w:val="本文 (文字)"/>
    <w:link w:val="ad"/>
    <w:rsid w:val="00960A4D"/>
    <w:rPr>
      <w:kern w:val="2"/>
      <w:sz w:val="21"/>
      <w:szCs w:val="21"/>
    </w:rPr>
  </w:style>
  <w:style w:type="paragraph" w:styleId="3">
    <w:name w:val="List Number 3"/>
    <w:basedOn w:val="a1"/>
    <w:rsid w:val="003B70A4"/>
    <w:pPr>
      <w:numPr>
        <w:numId w:val="27"/>
      </w:numPr>
      <w:contextualSpacing/>
    </w:pPr>
  </w:style>
  <w:style w:type="character" w:customStyle="1" w:styleId="12">
    <w:name w:val="未解決のメンション1"/>
    <w:basedOn w:val="a2"/>
    <w:uiPriority w:val="99"/>
    <w:semiHidden/>
    <w:unhideWhenUsed/>
    <w:rsid w:val="001A00B4"/>
    <w:rPr>
      <w:color w:val="808080"/>
      <w:shd w:val="clear" w:color="auto" w:fill="E6E6E6"/>
    </w:rPr>
  </w:style>
  <w:style w:type="paragraph" w:styleId="aff2">
    <w:name w:val="endnote text"/>
    <w:basedOn w:val="a1"/>
    <w:link w:val="aff3"/>
    <w:rsid w:val="007246D0"/>
    <w:pPr>
      <w:snapToGrid w:val="0"/>
      <w:jc w:val="left"/>
    </w:pPr>
  </w:style>
  <w:style w:type="character" w:customStyle="1" w:styleId="aff3">
    <w:name w:val="文末脚注文字列 (文字)"/>
    <w:basedOn w:val="a2"/>
    <w:link w:val="aff2"/>
    <w:rsid w:val="007246D0"/>
    <w:rPr>
      <w:kern w:val="2"/>
      <w:szCs w:val="21"/>
    </w:rPr>
  </w:style>
  <w:style w:type="character" w:styleId="aff4">
    <w:name w:val="endnote reference"/>
    <w:basedOn w:val="a2"/>
    <w:rsid w:val="007246D0"/>
    <w:rPr>
      <w:vertAlign w:val="superscript"/>
    </w:rPr>
  </w:style>
  <w:style w:type="character" w:styleId="aff5">
    <w:name w:val="Unresolved Mention"/>
    <w:basedOn w:val="a2"/>
    <w:uiPriority w:val="99"/>
    <w:semiHidden/>
    <w:unhideWhenUsed/>
    <w:rsid w:val="000172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370536">
      <w:bodyDiv w:val="1"/>
      <w:marLeft w:val="0"/>
      <w:marRight w:val="0"/>
      <w:marTop w:val="0"/>
      <w:marBottom w:val="0"/>
      <w:divBdr>
        <w:top w:val="none" w:sz="0" w:space="0" w:color="auto"/>
        <w:left w:val="none" w:sz="0" w:space="0" w:color="auto"/>
        <w:bottom w:val="none" w:sz="0" w:space="0" w:color="auto"/>
        <w:right w:val="none" w:sz="0" w:space="0" w:color="auto"/>
      </w:divBdr>
      <w:divsChild>
        <w:div w:id="2060976835">
          <w:marLeft w:val="0"/>
          <w:marRight w:val="0"/>
          <w:marTop w:val="0"/>
          <w:marBottom w:val="0"/>
          <w:divBdr>
            <w:top w:val="none" w:sz="0" w:space="0" w:color="auto"/>
            <w:left w:val="none" w:sz="0" w:space="0" w:color="auto"/>
            <w:bottom w:val="none" w:sz="0" w:space="0" w:color="auto"/>
            <w:right w:val="none" w:sz="0" w:space="0" w:color="auto"/>
          </w:divBdr>
          <w:divsChild>
            <w:div w:id="73674565">
              <w:marLeft w:val="0"/>
              <w:marRight w:val="0"/>
              <w:marTop w:val="0"/>
              <w:marBottom w:val="0"/>
              <w:divBdr>
                <w:top w:val="none" w:sz="0" w:space="0" w:color="auto"/>
                <w:left w:val="none" w:sz="0" w:space="0" w:color="auto"/>
                <w:bottom w:val="none" w:sz="0" w:space="0" w:color="auto"/>
                <w:right w:val="none" w:sz="0" w:space="0" w:color="auto"/>
              </w:divBdr>
            </w:div>
            <w:div w:id="1146825611">
              <w:marLeft w:val="0"/>
              <w:marRight w:val="0"/>
              <w:marTop w:val="0"/>
              <w:marBottom w:val="0"/>
              <w:divBdr>
                <w:top w:val="none" w:sz="0" w:space="0" w:color="auto"/>
                <w:left w:val="none" w:sz="0" w:space="0" w:color="auto"/>
                <w:bottom w:val="none" w:sz="0" w:space="0" w:color="auto"/>
                <w:right w:val="none" w:sz="0" w:space="0" w:color="auto"/>
              </w:divBdr>
            </w:div>
            <w:div w:id="184643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2650">
      <w:bodyDiv w:val="1"/>
      <w:marLeft w:val="0"/>
      <w:marRight w:val="0"/>
      <w:marTop w:val="0"/>
      <w:marBottom w:val="0"/>
      <w:divBdr>
        <w:top w:val="none" w:sz="0" w:space="0" w:color="auto"/>
        <w:left w:val="none" w:sz="0" w:space="0" w:color="auto"/>
        <w:bottom w:val="none" w:sz="0" w:space="0" w:color="auto"/>
        <w:right w:val="none" w:sz="0" w:space="0" w:color="auto"/>
      </w:divBdr>
      <w:divsChild>
        <w:div w:id="114179483">
          <w:marLeft w:val="0"/>
          <w:marRight w:val="0"/>
          <w:marTop w:val="0"/>
          <w:marBottom w:val="0"/>
          <w:divBdr>
            <w:top w:val="none" w:sz="0" w:space="0" w:color="auto"/>
            <w:left w:val="none" w:sz="0" w:space="0" w:color="auto"/>
            <w:bottom w:val="none" w:sz="0" w:space="0" w:color="auto"/>
            <w:right w:val="none" w:sz="0" w:space="0" w:color="auto"/>
          </w:divBdr>
        </w:div>
        <w:div w:id="191305441">
          <w:marLeft w:val="0"/>
          <w:marRight w:val="0"/>
          <w:marTop w:val="0"/>
          <w:marBottom w:val="0"/>
          <w:divBdr>
            <w:top w:val="none" w:sz="0" w:space="0" w:color="auto"/>
            <w:left w:val="none" w:sz="0" w:space="0" w:color="auto"/>
            <w:bottom w:val="none" w:sz="0" w:space="0" w:color="auto"/>
            <w:right w:val="none" w:sz="0" w:space="0" w:color="auto"/>
          </w:divBdr>
        </w:div>
        <w:div w:id="205915340">
          <w:marLeft w:val="0"/>
          <w:marRight w:val="0"/>
          <w:marTop w:val="0"/>
          <w:marBottom w:val="0"/>
          <w:divBdr>
            <w:top w:val="none" w:sz="0" w:space="0" w:color="auto"/>
            <w:left w:val="none" w:sz="0" w:space="0" w:color="auto"/>
            <w:bottom w:val="none" w:sz="0" w:space="0" w:color="auto"/>
            <w:right w:val="none" w:sz="0" w:space="0" w:color="auto"/>
          </w:divBdr>
        </w:div>
        <w:div w:id="987594741">
          <w:marLeft w:val="0"/>
          <w:marRight w:val="0"/>
          <w:marTop w:val="0"/>
          <w:marBottom w:val="0"/>
          <w:divBdr>
            <w:top w:val="none" w:sz="0" w:space="0" w:color="auto"/>
            <w:left w:val="none" w:sz="0" w:space="0" w:color="auto"/>
            <w:bottom w:val="none" w:sz="0" w:space="0" w:color="auto"/>
            <w:right w:val="none" w:sz="0" w:space="0" w:color="auto"/>
          </w:divBdr>
        </w:div>
        <w:div w:id="1525097209">
          <w:marLeft w:val="0"/>
          <w:marRight w:val="0"/>
          <w:marTop w:val="0"/>
          <w:marBottom w:val="0"/>
          <w:divBdr>
            <w:top w:val="none" w:sz="0" w:space="0" w:color="auto"/>
            <w:left w:val="none" w:sz="0" w:space="0" w:color="auto"/>
            <w:bottom w:val="none" w:sz="0" w:space="0" w:color="auto"/>
            <w:right w:val="none" w:sz="0" w:space="0" w:color="auto"/>
          </w:divBdr>
        </w:div>
        <w:div w:id="1851092803">
          <w:marLeft w:val="0"/>
          <w:marRight w:val="0"/>
          <w:marTop w:val="0"/>
          <w:marBottom w:val="0"/>
          <w:divBdr>
            <w:top w:val="none" w:sz="0" w:space="0" w:color="auto"/>
            <w:left w:val="none" w:sz="0" w:space="0" w:color="auto"/>
            <w:bottom w:val="none" w:sz="0" w:space="0" w:color="auto"/>
            <w:right w:val="none" w:sz="0" w:space="0" w:color="auto"/>
          </w:divBdr>
        </w:div>
        <w:div w:id="1991905070">
          <w:marLeft w:val="0"/>
          <w:marRight w:val="0"/>
          <w:marTop w:val="0"/>
          <w:marBottom w:val="0"/>
          <w:divBdr>
            <w:top w:val="none" w:sz="0" w:space="0" w:color="auto"/>
            <w:left w:val="none" w:sz="0" w:space="0" w:color="auto"/>
            <w:bottom w:val="none" w:sz="0" w:space="0" w:color="auto"/>
            <w:right w:val="none" w:sz="0" w:space="0" w:color="auto"/>
          </w:divBdr>
        </w:div>
      </w:divsChild>
    </w:div>
    <w:div w:id="295529044">
      <w:bodyDiv w:val="1"/>
      <w:marLeft w:val="0"/>
      <w:marRight w:val="0"/>
      <w:marTop w:val="0"/>
      <w:marBottom w:val="0"/>
      <w:divBdr>
        <w:top w:val="none" w:sz="0" w:space="0" w:color="auto"/>
        <w:left w:val="none" w:sz="0" w:space="0" w:color="auto"/>
        <w:bottom w:val="none" w:sz="0" w:space="0" w:color="auto"/>
        <w:right w:val="none" w:sz="0" w:space="0" w:color="auto"/>
      </w:divBdr>
      <w:divsChild>
        <w:div w:id="516769540">
          <w:marLeft w:val="0"/>
          <w:marRight w:val="0"/>
          <w:marTop w:val="0"/>
          <w:marBottom w:val="0"/>
          <w:divBdr>
            <w:top w:val="none" w:sz="0" w:space="0" w:color="auto"/>
            <w:left w:val="none" w:sz="0" w:space="0" w:color="auto"/>
            <w:bottom w:val="none" w:sz="0" w:space="0" w:color="auto"/>
            <w:right w:val="none" w:sz="0" w:space="0" w:color="auto"/>
          </w:divBdr>
        </w:div>
      </w:divsChild>
    </w:div>
    <w:div w:id="360593850">
      <w:bodyDiv w:val="1"/>
      <w:marLeft w:val="0"/>
      <w:marRight w:val="0"/>
      <w:marTop w:val="0"/>
      <w:marBottom w:val="0"/>
      <w:divBdr>
        <w:top w:val="none" w:sz="0" w:space="0" w:color="auto"/>
        <w:left w:val="none" w:sz="0" w:space="0" w:color="auto"/>
        <w:bottom w:val="none" w:sz="0" w:space="0" w:color="auto"/>
        <w:right w:val="none" w:sz="0" w:space="0" w:color="auto"/>
      </w:divBdr>
      <w:divsChild>
        <w:div w:id="166288224">
          <w:marLeft w:val="0"/>
          <w:marRight w:val="0"/>
          <w:marTop w:val="0"/>
          <w:marBottom w:val="0"/>
          <w:divBdr>
            <w:top w:val="none" w:sz="0" w:space="0" w:color="auto"/>
            <w:left w:val="none" w:sz="0" w:space="0" w:color="auto"/>
            <w:bottom w:val="none" w:sz="0" w:space="0" w:color="auto"/>
            <w:right w:val="none" w:sz="0" w:space="0" w:color="auto"/>
          </w:divBdr>
        </w:div>
      </w:divsChild>
    </w:div>
    <w:div w:id="384985903">
      <w:bodyDiv w:val="1"/>
      <w:marLeft w:val="0"/>
      <w:marRight w:val="0"/>
      <w:marTop w:val="0"/>
      <w:marBottom w:val="0"/>
      <w:divBdr>
        <w:top w:val="none" w:sz="0" w:space="0" w:color="auto"/>
        <w:left w:val="none" w:sz="0" w:space="0" w:color="auto"/>
        <w:bottom w:val="none" w:sz="0" w:space="0" w:color="auto"/>
        <w:right w:val="none" w:sz="0" w:space="0" w:color="auto"/>
      </w:divBdr>
      <w:divsChild>
        <w:div w:id="1108740804">
          <w:marLeft w:val="0"/>
          <w:marRight w:val="0"/>
          <w:marTop w:val="0"/>
          <w:marBottom w:val="0"/>
          <w:divBdr>
            <w:top w:val="none" w:sz="0" w:space="0" w:color="auto"/>
            <w:left w:val="none" w:sz="0" w:space="0" w:color="auto"/>
            <w:bottom w:val="none" w:sz="0" w:space="0" w:color="auto"/>
            <w:right w:val="none" w:sz="0" w:space="0" w:color="auto"/>
          </w:divBdr>
        </w:div>
      </w:divsChild>
    </w:div>
    <w:div w:id="389423024">
      <w:bodyDiv w:val="1"/>
      <w:marLeft w:val="0"/>
      <w:marRight w:val="0"/>
      <w:marTop w:val="0"/>
      <w:marBottom w:val="0"/>
      <w:divBdr>
        <w:top w:val="none" w:sz="0" w:space="0" w:color="auto"/>
        <w:left w:val="none" w:sz="0" w:space="0" w:color="auto"/>
        <w:bottom w:val="none" w:sz="0" w:space="0" w:color="auto"/>
        <w:right w:val="none" w:sz="0" w:space="0" w:color="auto"/>
      </w:divBdr>
      <w:divsChild>
        <w:div w:id="459685032">
          <w:marLeft w:val="0"/>
          <w:marRight w:val="0"/>
          <w:marTop w:val="0"/>
          <w:marBottom w:val="0"/>
          <w:divBdr>
            <w:top w:val="none" w:sz="0" w:space="0" w:color="auto"/>
            <w:left w:val="none" w:sz="0" w:space="0" w:color="auto"/>
            <w:bottom w:val="none" w:sz="0" w:space="0" w:color="auto"/>
            <w:right w:val="none" w:sz="0" w:space="0" w:color="auto"/>
          </w:divBdr>
        </w:div>
      </w:divsChild>
    </w:div>
    <w:div w:id="428089443">
      <w:bodyDiv w:val="1"/>
      <w:marLeft w:val="0"/>
      <w:marRight w:val="0"/>
      <w:marTop w:val="0"/>
      <w:marBottom w:val="0"/>
      <w:divBdr>
        <w:top w:val="none" w:sz="0" w:space="0" w:color="auto"/>
        <w:left w:val="none" w:sz="0" w:space="0" w:color="auto"/>
        <w:bottom w:val="none" w:sz="0" w:space="0" w:color="auto"/>
        <w:right w:val="none" w:sz="0" w:space="0" w:color="auto"/>
      </w:divBdr>
      <w:divsChild>
        <w:div w:id="1931154174">
          <w:marLeft w:val="0"/>
          <w:marRight w:val="0"/>
          <w:marTop w:val="0"/>
          <w:marBottom w:val="0"/>
          <w:divBdr>
            <w:top w:val="none" w:sz="0" w:space="0" w:color="auto"/>
            <w:left w:val="none" w:sz="0" w:space="0" w:color="auto"/>
            <w:bottom w:val="none" w:sz="0" w:space="0" w:color="auto"/>
            <w:right w:val="none" w:sz="0" w:space="0" w:color="auto"/>
          </w:divBdr>
          <w:divsChild>
            <w:div w:id="838035452">
              <w:marLeft w:val="0"/>
              <w:marRight w:val="0"/>
              <w:marTop w:val="0"/>
              <w:marBottom w:val="0"/>
              <w:divBdr>
                <w:top w:val="none" w:sz="0" w:space="0" w:color="auto"/>
                <w:left w:val="none" w:sz="0" w:space="0" w:color="auto"/>
                <w:bottom w:val="none" w:sz="0" w:space="0" w:color="auto"/>
                <w:right w:val="none" w:sz="0" w:space="0" w:color="auto"/>
              </w:divBdr>
            </w:div>
            <w:div w:id="1141574261">
              <w:marLeft w:val="0"/>
              <w:marRight w:val="0"/>
              <w:marTop w:val="0"/>
              <w:marBottom w:val="0"/>
              <w:divBdr>
                <w:top w:val="none" w:sz="0" w:space="0" w:color="auto"/>
                <w:left w:val="none" w:sz="0" w:space="0" w:color="auto"/>
                <w:bottom w:val="none" w:sz="0" w:space="0" w:color="auto"/>
                <w:right w:val="none" w:sz="0" w:space="0" w:color="auto"/>
              </w:divBdr>
            </w:div>
            <w:div w:id="1350989050">
              <w:marLeft w:val="0"/>
              <w:marRight w:val="0"/>
              <w:marTop w:val="0"/>
              <w:marBottom w:val="0"/>
              <w:divBdr>
                <w:top w:val="none" w:sz="0" w:space="0" w:color="auto"/>
                <w:left w:val="none" w:sz="0" w:space="0" w:color="auto"/>
                <w:bottom w:val="none" w:sz="0" w:space="0" w:color="auto"/>
                <w:right w:val="none" w:sz="0" w:space="0" w:color="auto"/>
              </w:divBdr>
            </w:div>
            <w:div w:id="1417480366">
              <w:marLeft w:val="0"/>
              <w:marRight w:val="0"/>
              <w:marTop w:val="0"/>
              <w:marBottom w:val="0"/>
              <w:divBdr>
                <w:top w:val="none" w:sz="0" w:space="0" w:color="auto"/>
                <w:left w:val="none" w:sz="0" w:space="0" w:color="auto"/>
                <w:bottom w:val="none" w:sz="0" w:space="0" w:color="auto"/>
                <w:right w:val="none" w:sz="0" w:space="0" w:color="auto"/>
              </w:divBdr>
            </w:div>
            <w:div w:id="185861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84256">
      <w:bodyDiv w:val="1"/>
      <w:marLeft w:val="0"/>
      <w:marRight w:val="0"/>
      <w:marTop w:val="0"/>
      <w:marBottom w:val="0"/>
      <w:divBdr>
        <w:top w:val="none" w:sz="0" w:space="0" w:color="auto"/>
        <w:left w:val="none" w:sz="0" w:space="0" w:color="auto"/>
        <w:bottom w:val="none" w:sz="0" w:space="0" w:color="auto"/>
        <w:right w:val="none" w:sz="0" w:space="0" w:color="auto"/>
      </w:divBdr>
      <w:divsChild>
        <w:div w:id="276185293">
          <w:marLeft w:val="0"/>
          <w:marRight w:val="0"/>
          <w:marTop w:val="0"/>
          <w:marBottom w:val="0"/>
          <w:divBdr>
            <w:top w:val="none" w:sz="0" w:space="0" w:color="auto"/>
            <w:left w:val="none" w:sz="0" w:space="0" w:color="auto"/>
            <w:bottom w:val="none" w:sz="0" w:space="0" w:color="auto"/>
            <w:right w:val="none" w:sz="0" w:space="0" w:color="auto"/>
          </w:divBdr>
        </w:div>
      </w:divsChild>
    </w:div>
    <w:div w:id="553196759">
      <w:bodyDiv w:val="1"/>
      <w:marLeft w:val="0"/>
      <w:marRight w:val="0"/>
      <w:marTop w:val="0"/>
      <w:marBottom w:val="0"/>
      <w:divBdr>
        <w:top w:val="none" w:sz="0" w:space="0" w:color="auto"/>
        <w:left w:val="none" w:sz="0" w:space="0" w:color="auto"/>
        <w:bottom w:val="none" w:sz="0" w:space="0" w:color="auto"/>
        <w:right w:val="none" w:sz="0" w:space="0" w:color="auto"/>
      </w:divBdr>
      <w:divsChild>
        <w:div w:id="952517811">
          <w:marLeft w:val="0"/>
          <w:marRight w:val="0"/>
          <w:marTop w:val="0"/>
          <w:marBottom w:val="0"/>
          <w:divBdr>
            <w:top w:val="none" w:sz="0" w:space="0" w:color="auto"/>
            <w:left w:val="none" w:sz="0" w:space="0" w:color="auto"/>
            <w:bottom w:val="none" w:sz="0" w:space="0" w:color="auto"/>
            <w:right w:val="none" w:sz="0" w:space="0" w:color="auto"/>
          </w:divBdr>
        </w:div>
      </w:divsChild>
    </w:div>
    <w:div w:id="641346391">
      <w:bodyDiv w:val="1"/>
      <w:marLeft w:val="0"/>
      <w:marRight w:val="0"/>
      <w:marTop w:val="0"/>
      <w:marBottom w:val="0"/>
      <w:divBdr>
        <w:top w:val="none" w:sz="0" w:space="0" w:color="auto"/>
        <w:left w:val="none" w:sz="0" w:space="0" w:color="auto"/>
        <w:bottom w:val="none" w:sz="0" w:space="0" w:color="auto"/>
        <w:right w:val="none" w:sz="0" w:space="0" w:color="auto"/>
      </w:divBdr>
      <w:divsChild>
        <w:div w:id="1989018845">
          <w:marLeft w:val="0"/>
          <w:marRight w:val="0"/>
          <w:marTop w:val="0"/>
          <w:marBottom w:val="0"/>
          <w:divBdr>
            <w:top w:val="none" w:sz="0" w:space="0" w:color="auto"/>
            <w:left w:val="none" w:sz="0" w:space="0" w:color="auto"/>
            <w:bottom w:val="none" w:sz="0" w:space="0" w:color="auto"/>
            <w:right w:val="none" w:sz="0" w:space="0" w:color="auto"/>
          </w:divBdr>
        </w:div>
      </w:divsChild>
    </w:div>
    <w:div w:id="647589782">
      <w:bodyDiv w:val="1"/>
      <w:marLeft w:val="0"/>
      <w:marRight w:val="0"/>
      <w:marTop w:val="0"/>
      <w:marBottom w:val="0"/>
      <w:divBdr>
        <w:top w:val="none" w:sz="0" w:space="0" w:color="auto"/>
        <w:left w:val="none" w:sz="0" w:space="0" w:color="auto"/>
        <w:bottom w:val="none" w:sz="0" w:space="0" w:color="auto"/>
        <w:right w:val="none" w:sz="0" w:space="0" w:color="auto"/>
      </w:divBdr>
      <w:divsChild>
        <w:div w:id="1314139620">
          <w:marLeft w:val="0"/>
          <w:marRight w:val="0"/>
          <w:marTop w:val="0"/>
          <w:marBottom w:val="0"/>
          <w:divBdr>
            <w:top w:val="none" w:sz="0" w:space="0" w:color="auto"/>
            <w:left w:val="none" w:sz="0" w:space="0" w:color="auto"/>
            <w:bottom w:val="none" w:sz="0" w:space="0" w:color="auto"/>
            <w:right w:val="none" w:sz="0" w:space="0" w:color="auto"/>
          </w:divBdr>
        </w:div>
      </w:divsChild>
    </w:div>
    <w:div w:id="655576874">
      <w:bodyDiv w:val="1"/>
      <w:marLeft w:val="0"/>
      <w:marRight w:val="0"/>
      <w:marTop w:val="0"/>
      <w:marBottom w:val="0"/>
      <w:divBdr>
        <w:top w:val="none" w:sz="0" w:space="0" w:color="auto"/>
        <w:left w:val="none" w:sz="0" w:space="0" w:color="auto"/>
        <w:bottom w:val="none" w:sz="0" w:space="0" w:color="auto"/>
        <w:right w:val="none" w:sz="0" w:space="0" w:color="auto"/>
      </w:divBdr>
      <w:divsChild>
        <w:div w:id="153035502">
          <w:marLeft w:val="0"/>
          <w:marRight w:val="0"/>
          <w:marTop w:val="0"/>
          <w:marBottom w:val="0"/>
          <w:divBdr>
            <w:top w:val="none" w:sz="0" w:space="0" w:color="auto"/>
            <w:left w:val="none" w:sz="0" w:space="0" w:color="auto"/>
            <w:bottom w:val="none" w:sz="0" w:space="0" w:color="auto"/>
            <w:right w:val="none" w:sz="0" w:space="0" w:color="auto"/>
          </w:divBdr>
        </w:div>
        <w:div w:id="214703680">
          <w:marLeft w:val="0"/>
          <w:marRight w:val="0"/>
          <w:marTop w:val="0"/>
          <w:marBottom w:val="0"/>
          <w:divBdr>
            <w:top w:val="none" w:sz="0" w:space="0" w:color="auto"/>
            <w:left w:val="none" w:sz="0" w:space="0" w:color="auto"/>
            <w:bottom w:val="none" w:sz="0" w:space="0" w:color="auto"/>
            <w:right w:val="none" w:sz="0" w:space="0" w:color="auto"/>
          </w:divBdr>
        </w:div>
        <w:div w:id="272251068">
          <w:marLeft w:val="0"/>
          <w:marRight w:val="0"/>
          <w:marTop w:val="0"/>
          <w:marBottom w:val="0"/>
          <w:divBdr>
            <w:top w:val="none" w:sz="0" w:space="0" w:color="auto"/>
            <w:left w:val="none" w:sz="0" w:space="0" w:color="auto"/>
            <w:bottom w:val="none" w:sz="0" w:space="0" w:color="auto"/>
            <w:right w:val="none" w:sz="0" w:space="0" w:color="auto"/>
          </w:divBdr>
        </w:div>
        <w:div w:id="354117092">
          <w:marLeft w:val="0"/>
          <w:marRight w:val="0"/>
          <w:marTop w:val="0"/>
          <w:marBottom w:val="0"/>
          <w:divBdr>
            <w:top w:val="none" w:sz="0" w:space="0" w:color="auto"/>
            <w:left w:val="none" w:sz="0" w:space="0" w:color="auto"/>
            <w:bottom w:val="none" w:sz="0" w:space="0" w:color="auto"/>
            <w:right w:val="none" w:sz="0" w:space="0" w:color="auto"/>
          </w:divBdr>
        </w:div>
        <w:div w:id="366638998">
          <w:marLeft w:val="0"/>
          <w:marRight w:val="0"/>
          <w:marTop w:val="0"/>
          <w:marBottom w:val="0"/>
          <w:divBdr>
            <w:top w:val="none" w:sz="0" w:space="0" w:color="auto"/>
            <w:left w:val="none" w:sz="0" w:space="0" w:color="auto"/>
            <w:bottom w:val="none" w:sz="0" w:space="0" w:color="auto"/>
            <w:right w:val="none" w:sz="0" w:space="0" w:color="auto"/>
          </w:divBdr>
        </w:div>
        <w:div w:id="1416171451">
          <w:marLeft w:val="0"/>
          <w:marRight w:val="0"/>
          <w:marTop w:val="0"/>
          <w:marBottom w:val="0"/>
          <w:divBdr>
            <w:top w:val="none" w:sz="0" w:space="0" w:color="auto"/>
            <w:left w:val="none" w:sz="0" w:space="0" w:color="auto"/>
            <w:bottom w:val="none" w:sz="0" w:space="0" w:color="auto"/>
            <w:right w:val="none" w:sz="0" w:space="0" w:color="auto"/>
          </w:divBdr>
        </w:div>
        <w:div w:id="1521235900">
          <w:marLeft w:val="0"/>
          <w:marRight w:val="0"/>
          <w:marTop w:val="0"/>
          <w:marBottom w:val="0"/>
          <w:divBdr>
            <w:top w:val="none" w:sz="0" w:space="0" w:color="auto"/>
            <w:left w:val="none" w:sz="0" w:space="0" w:color="auto"/>
            <w:bottom w:val="none" w:sz="0" w:space="0" w:color="auto"/>
            <w:right w:val="none" w:sz="0" w:space="0" w:color="auto"/>
          </w:divBdr>
        </w:div>
      </w:divsChild>
    </w:div>
    <w:div w:id="657659330">
      <w:bodyDiv w:val="1"/>
      <w:marLeft w:val="0"/>
      <w:marRight w:val="0"/>
      <w:marTop w:val="0"/>
      <w:marBottom w:val="0"/>
      <w:divBdr>
        <w:top w:val="none" w:sz="0" w:space="0" w:color="auto"/>
        <w:left w:val="none" w:sz="0" w:space="0" w:color="auto"/>
        <w:bottom w:val="none" w:sz="0" w:space="0" w:color="auto"/>
        <w:right w:val="none" w:sz="0" w:space="0" w:color="auto"/>
      </w:divBdr>
      <w:divsChild>
        <w:div w:id="373191679">
          <w:marLeft w:val="0"/>
          <w:marRight w:val="0"/>
          <w:marTop w:val="0"/>
          <w:marBottom w:val="0"/>
          <w:divBdr>
            <w:top w:val="none" w:sz="0" w:space="0" w:color="auto"/>
            <w:left w:val="none" w:sz="0" w:space="0" w:color="auto"/>
            <w:bottom w:val="none" w:sz="0" w:space="0" w:color="auto"/>
            <w:right w:val="none" w:sz="0" w:space="0" w:color="auto"/>
          </w:divBdr>
        </w:div>
      </w:divsChild>
    </w:div>
    <w:div w:id="659508892">
      <w:bodyDiv w:val="1"/>
      <w:marLeft w:val="0"/>
      <w:marRight w:val="0"/>
      <w:marTop w:val="0"/>
      <w:marBottom w:val="0"/>
      <w:divBdr>
        <w:top w:val="none" w:sz="0" w:space="0" w:color="auto"/>
        <w:left w:val="none" w:sz="0" w:space="0" w:color="auto"/>
        <w:bottom w:val="none" w:sz="0" w:space="0" w:color="auto"/>
        <w:right w:val="none" w:sz="0" w:space="0" w:color="auto"/>
      </w:divBdr>
      <w:divsChild>
        <w:div w:id="1371762183">
          <w:marLeft w:val="0"/>
          <w:marRight w:val="0"/>
          <w:marTop w:val="0"/>
          <w:marBottom w:val="0"/>
          <w:divBdr>
            <w:top w:val="none" w:sz="0" w:space="0" w:color="auto"/>
            <w:left w:val="none" w:sz="0" w:space="0" w:color="auto"/>
            <w:bottom w:val="none" w:sz="0" w:space="0" w:color="auto"/>
            <w:right w:val="none" w:sz="0" w:space="0" w:color="auto"/>
          </w:divBdr>
          <w:divsChild>
            <w:div w:id="948395765">
              <w:marLeft w:val="0"/>
              <w:marRight w:val="0"/>
              <w:marTop w:val="0"/>
              <w:marBottom w:val="0"/>
              <w:divBdr>
                <w:top w:val="none" w:sz="0" w:space="0" w:color="auto"/>
                <w:left w:val="none" w:sz="0" w:space="0" w:color="auto"/>
                <w:bottom w:val="none" w:sz="0" w:space="0" w:color="auto"/>
                <w:right w:val="none" w:sz="0" w:space="0" w:color="auto"/>
              </w:divBdr>
            </w:div>
            <w:div w:id="197548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38018">
      <w:bodyDiv w:val="1"/>
      <w:marLeft w:val="0"/>
      <w:marRight w:val="0"/>
      <w:marTop w:val="0"/>
      <w:marBottom w:val="0"/>
      <w:divBdr>
        <w:top w:val="none" w:sz="0" w:space="0" w:color="auto"/>
        <w:left w:val="none" w:sz="0" w:space="0" w:color="auto"/>
        <w:bottom w:val="none" w:sz="0" w:space="0" w:color="auto"/>
        <w:right w:val="none" w:sz="0" w:space="0" w:color="auto"/>
      </w:divBdr>
      <w:divsChild>
        <w:div w:id="76900607">
          <w:marLeft w:val="0"/>
          <w:marRight w:val="0"/>
          <w:marTop w:val="0"/>
          <w:marBottom w:val="0"/>
          <w:divBdr>
            <w:top w:val="none" w:sz="0" w:space="0" w:color="auto"/>
            <w:left w:val="none" w:sz="0" w:space="0" w:color="auto"/>
            <w:bottom w:val="none" w:sz="0" w:space="0" w:color="auto"/>
            <w:right w:val="none" w:sz="0" w:space="0" w:color="auto"/>
          </w:divBdr>
        </w:div>
      </w:divsChild>
    </w:div>
    <w:div w:id="826240221">
      <w:bodyDiv w:val="1"/>
      <w:marLeft w:val="0"/>
      <w:marRight w:val="0"/>
      <w:marTop w:val="0"/>
      <w:marBottom w:val="0"/>
      <w:divBdr>
        <w:top w:val="none" w:sz="0" w:space="0" w:color="auto"/>
        <w:left w:val="none" w:sz="0" w:space="0" w:color="auto"/>
        <w:bottom w:val="none" w:sz="0" w:space="0" w:color="auto"/>
        <w:right w:val="none" w:sz="0" w:space="0" w:color="auto"/>
      </w:divBdr>
      <w:divsChild>
        <w:div w:id="951088488">
          <w:marLeft w:val="0"/>
          <w:marRight w:val="0"/>
          <w:marTop w:val="0"/>
          <w:marBottom w:val="0"/>
          <w:divBdr>
            <w:top w:val="none" w:sz="0" w:space="0" w:color="auto"/>
            <w:left w:val="none" w:sz="0" w:space="0" w:color="auto"/>
            <w:bottom w:val="none" w:sz="0" w:space="0" w:color="auto"/>
            <w:right w:val="none" w:sz="0" w:space="0" w:color="auto"/>
          </w:divBdr>
        </w:div>
      </w:divsChild>
    </w:div>
    <w:div w:id="861168061">
      <w:bodyDiv w:val="1"/>
      <w:marLeft w:val="0"/>
      <w:marRight w:val="0"/>
      <w:marTop w:val="0"/>
      <w:marBottom w:val="0"/>
      <w:divBdr>
        <w:top w:val="none" w:sz="0" w:space="0" w:color="auto"/>
        <w:left w:val="none" w:sz="0" w:space="0" w:color="auto"/>
        <w:bottom w:val="none" w:sz="0" w:space="0" w:color="auto"/>
        <w:right w:val="none" w:sz="0" w:space="0" w:color="auto"/>
      </w:divBdr>
      <w:divsChild>
        <w:div w:id="1019235491">
          <w:marLeft w:val="0"/>
          <w:marRight w:val="0"/>
          <w:marTop w:val="0"/>
          <w:marBottom w:val="0"/>
          <w:divBdr>
            <w:top w:val="none" w:sz="0" w:space="0" w:color="auto"/>
            <w:left w:val="none" w:sz="0" w:space="0" w:color="auto"/>
            <w:bottom w:val="none" w:sz="0" w:space="0" w:color="auto"/>
            <w:right w:val="none" w:sz="0" w:space="0" w:color="auto"/>
          </w:divBdr>
          <w:divsChild>
            <w:div w:id="180243556">
              <w:marLeft w:val="0"/>
              <w:marRight w:val="0"/>
              <w:marTop w:val="0"/>
              <w:marBottom w:val="0"/>
              <w:divBdr>
                <w:top w:val="none" w:sz="0" w:space="0" w:color="auto"/>
                <w:left w:val="none" w:sz="0" w:space="0" w:color="auto"/>
                <w:bottom w:val="none" w:sz="0" w:space="0" w:color="auto"/>
                <w:right w:val="none" w:sz="0" w:space="0" w:color="auto"/>
              </w:divBdr>
            </w:div>
            <w:div w:id="715618461">
              <w:marLeft w:val="0"/>
              <w:marRight w:val="0"/>
              <w:marTop w:val="0"/>
              <w:marBottom w:val="0"/>
              <w:divBdr>
                <w:top w:val="none" w:sz="0" w:space="0" w:color="auto"/>
                <w:left w:val="none" w:sz="0" w:space="0" w:color="auto"/>
                <w:bottom w:val="none" w:sz="0" w:space="0" w:color="auto"/>
                <w:right w:val="none" w:sz="0" w:space="0" w:color="auto"/>
              </w:divBdr>
            </w:div>
            <w:div w:id="1204174341">
              <w:marLeft w:val="0"/>
              <w:marRight w:val="0"/>
              <w:marTop w:val="0"/>
              <w:marBottom w:val="0"/>
              <w:divBdr>
                <w:top w:val="none" w:sz="0" w:space="0" w:color="auto"/>
                <w:left w:val="none" w:sz="0" w:space="0" w:color="auto"/>
                <w:bottom w:val="none" w:sz="0" w:space="0" w:color="auto"/>
                <w:right w:val="none" w:sz="0" w:space="0" w:color="auto"/>
              </w:divBdr>
            </w:div>
            <w:div w:id="1462654305">
              <w:marLeft w:val="0"/>
              <w:marRight w:val="0"/>
              <w:marTop w:val="0"/>
              <w:marBottom w:val="0"/>
              <w:divBdr>
                <w:top w:val="none" w:sz="0" w:space="0" w:color="auto"/>
                <w:left w:val="none" w:sz="0" w:space="0" w:color="auto"/>
                <w:bottom w:val="none" w:sz="0" w:space="0" w:color="auto"/>
                <w:right w:val="none" w:sz="0" w:space="0" w:color="auto"/>
              </w:divBdr>
            </w:div>
            <w:div w:id="154116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80169">
      <w:bodyDiv w:val="1"/>
      <w:marLeft w:val="0"/>
      <w:marRight w:val="0"/>
      <w:marTop w:val="0"/>
      <w:marBottom w:val="0"/>
      <w:divBdr>
        <w:top w:val="none" w:sz="0" w:space="0" w:color="auto"/>
        <w:left w:val="none" w:sz="0" w:space="0" w:color="auto"/>
        <w:bottom w:val="none" w:sz="0" w:space="0" w:color="auto"/>
        <w:right w:val="none" w:sz="0" w:space="0" w:color="auto"/>
      </w:divBdr>
      <w:divsChild>
        <w:div w:id="1494494673">
          <w:marLeft w:val="0"/>
          <w:marRight w:val="0"/>
          <w:marTop w:val="0"/>
          <w:marBottom w:val="0"/>
          <w:divBdr>
            <w:top w:val="none" w:sz="0" w:space="0" w:color="auto"/>
            <w:left w:val="none" w:sz="0" w:space="0" w:color="auto"/>
            <w:bottom w:val="none" w:sz="0" w:space="0" w:color="auto"/>
            <w:right w:val="none" w:sz="0" w:space="0" w:color="auto"/>
          </w:divBdr>
          <w:divsChild>
            <w:div w:id="38482819">
              <w:marLeft w:val="0"/>
              <w:marRight w:val="0"/>
              <w:marTop w:val="0"/>
              <w:marBottom w:val="0"/>
              <w:divBdr>
                <w:top w:val="none" w:sz="0" w:space="0" w:color="auto"/>
                <w:left w:val="none" w:sz="0" w:space="0" w:color="auto"/>
                <w:bottom w:val="none" w:sz="0" w:space="0" w:color="auto"/>
                <w:right w:val="none" w:sz="0" w:space="0" w:color="auto"/>
              </w:divBdr>
            </w:div>
            <w:div w:id="1117987991">
              <w:marLeft w:val="0"/>
              <w:marRight w:val="0"/>
              <w:marTop w:val="0"/>
              <w:marBottom w:val="0"/>
              <w:divBdr>
                <w:top w:val="none" w:sz="0" w:space="0" w:color="auto"/>
                <w:left w:val="none" w:sz="0" w:space="0" w:color="auto"/>
                <w:bottom w:val="none" w:sz="0" w:space="0" w:color="auto"/>
                <w:right w:val="none" w:sz="0" w:space="0" w:color="auto"/>
              </w:divBdr>
            </w:div>
            <w:div w:id="178337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954111">
      <w:bodyDiv w:val="1"/>
      <w:marLeft w:val="0"/>
      <w:marRight w:val="0"/>
      <w:marTop w:val="0"/>
      <w:marBottom w:val="0"/>
      <w:divBdr>
        <w:top w:val="none" w:sz="0" w:space="0" w:color="auto"/>
        <w:left w:val="none" w:sz="0" w:space="0" w:color="auto"/>
        <w:bottom w:val="none" w:sz="0" w:space="0" w:color="auto"/>
        <w:right w:val="none" w:sz="0" w:space="0" w:color="auto"/>
      </w:divBdr>
      <w:divsChild>
        <w:div w:id="2015497231">
          <w:marLeft w:val="0"/>
          <w:marRight w:val="0"/>
          <w:marTop w:val="0"/>
          <w:marBottom w:val="0"/>
          <w:divBdr>
            <w:top w:val="none" w:sz="0" w:space="0" w:color="auto"/>
            <w:left w:val="none" w:sz="0" w:space="0" w:color="auto"/>
            <w:bottom w:val="none" w:sz="0" w:space="0" w:color="auto"/>
            <w:right w:val="none" w:sz="0" w:space="0" w:color="auto"/>
          </w:divBdr>
        </w:div>
      </w:divsChild>
    </w:div>
    <w:div w:id="975256463">
      <w:bodyDiv w:val="1"/>
      <w:marLeft w:val="0"/>
      <w:marRight w:val="0"/>
      <w:marTop w:val="0"/>
      <w:marBottom w:val="0"/>
      <w:divBdr>
        <w:top w:val="none" w:sz="0" w:space="0" w:color="auto"/>
        <w:left w:val="none" w:sz="0" w:space="0" w:color="auto"/>
        <w:bottom w:val="none" w:sz="0" w:space="0" w:color="auto"/>
        <w:right w:val="none" w:sz="0" w:space="0" w:color="auto"/>
      </w:divBdr>
      <w:divsChild>
        <w:div w:id="1895892670">
          <w:marLeft w:val="0"/>
          <w:marRight w:val="0"/>
          <w:marTop w:val="0"/>
          <w:marBottom w:val="0"/>
          <w:divBdr>
            <w:top w:val="none" w:sz="0" w:space="0" w:color="auto"/>
            <w:left w:val="none" w:sz="0" w:space="0" w:color="auto"/>
            <w:bottom w:val="none" w:sz="0" w:space="0" w:color="auto"/>
            <w:right w:val="none" w:sz="0" w:space="0" w:color="auto"/>
          </w:divBdr>
        </w:div>
      </w:divsChild>
    </w:div>
    <w:div w:id="1059085745">
      <w:bodyDiv w:val="1"/>
      <w:marLeft w:val="0"/>
      <w:marRight w:val="0"/>
      <w:marTop w:val="0"/>
      <w:marBottom w:val="0"/>
      <w:divBdr>
        <w:top w:val="none" w:sz="0" w:space="0" w:color="auto"/>
        <w:left w:val="none" w:sz="0" w:space="0" w:color="auto"/>
        <w:bottom w:val="none" w:sz="0" w:space="0" w:color="auto"/>
        <w:right w:val="none" w:sz="0" w:space="0" w:color="auto"/>
      </w:divBdr>
      <w:divsChild>
        <w:div w:id="1989942456">
          <w:marLeft w:val="0"/>
          <w:marRight w:val="0"/>
          <w:marTop w:val="0"/>
          <w:marBottom w:val="0"/>
          <w:divBdr>
            <w:top w:val="none" w:sz="0" w:space="0" w:color="auto"/>
            <w:left w:val="none" w:sz="0" w:space="0" w:color="auto"/>
            <w:bottom w:val="none" w:sz="0" w:space="0" w:color="auto"/>
            <w:right w:val="none" w:sz="0" w:space="0" w:color="auto"/>
          </w:divBdr>
          <w:divsChild>
            <w:div w:id="1006129681">
              <w:marLeft w:val="0"/>
              <w:marRight w:val="0"/>
              <w:marTop w:val="0"/>
              <w:marBottom w:val="0"/>
              <w:divBdr>
                <w:top w:val="none" w:sz="0" w:space="0" w:color="auto"/>
                <w:left w:val="none" w:sz="0" w:space="0" w:color="auto"/>
                <w:bottom w:val="none" w:sz="0" w:space="0" w:color="auto"/>
                <w:right w:val="none" w:sz="0" w:space="0" w:color="auto"/>
              </w:divBdr>
            </w:div>
            <w:div w:id="181059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779221">
      <w:bodyDiv w:val="1"/>
      <w:marLeft w:val="0"/>
      <w:marRight w:val="0"/>
      <w:marTop w:val="0"/>
      <w:marBottom w:val="0"/>
      <w:divBdr>
        <w:top w:val="none" w:sz="0" w:space="0" w:color="auto"/>
        <w:left w:val="none" w:sz="0" w:space="0" w:color="auto"/>
        <w:bottom w:val="none" w:sz="0" w:space="0" w:color="auto"/>
        <w:right w:val="none" w:sz="0" w:space="0" w:color="auto"/>
      </w:divBdr>
      <w:divsChild>
        <w:div w:id="1154495276">
          <w:marLeft w:val="0"/>
          <w:marRight w:val="0"/>
          <w:marTop w:val="0"/>
          <w:marBottom w:val="0"/>
          <w:divBdr>
            <w:top w:val="none" w:sz="0" w:space="0" w:color="auto"/>
            <w:left w:val="none" w:sz="0" w:space="0" w:color="auto"/>
            <w:bottom w:val="none" w:sz="0" w:space="0" w:color="auto"/>
            <w:right w:val="none" w:sz="0" w:space="0" w:color="auto"/>
          </w:divBdr>
        </w:div>
      </w:divsChild>
    </w:div>
    <w:div w:id="1146357323">
      <w:bodyDiv w:val="1"/>
      <w:marLeft w:val="0"/>
      <w:marRight w:val="0"/>
      <w:marTop w:val="0"/>
      <w:marBottom w:val="0"/>
      <w:divBdr>
        <w:top w:val="none" w:sz="0" w:space="0" w:color="auto"/>
        <w:left w:val="none" w:sz="0" w:space="0" w:color="auto"/>
        <w:bottom w:val="none" w:sz="0" w:space="0" w:color="auto"/>
        <w:right w:val="none" w:sz="0" w:space="0" w:color="auto"/>
      </w:divBdr>
      <w:divsChild>
        <w:div w:id="351688862">
          <w:marLeft w:val="0"/>
          <w:marRight w:val="0"/>
          <w:marTop w:val="0"/>
          <w:marBottom w:val="0"/>
          <w:divBdr>
            <w:top w:val="none" w:sz="0" w:space="0" w:color="auto"/>
            <w:left w:val="none" w:sz="0" w:space="0" w:color="auto"/>
            <w:bottom w:val="none" w:sz="0" w:space="0" w:color="auto"/>
            <w:right w:val="none" w:sz="0" w:space="0" w:color="auto"/>
          </w:divBdr>
        </w:div>
      </w:divsChild>
    </w:div>
    <w:div w:id="1162769824">
      <w:bodyDiv w:val="1"/>
      <w:marLeft w:val="0"/>
      <w:marRight w:val="0"/>
      <w:marTop w:val="0"/>
      <w:marBottom w:val="0"/>
      <w:divBdr>
        <w:top w:val="none" w:sz="0" w:space="0" w:color="auto"/>
        <w:left w:val="none" w:sz="0" w:space="0" w:color="auto"/>
        <w:bottom w:val="none" w:sz="0" w:space="0" w:color="auto"/>
        <w:right w:val="none" w:sz="0" w:space="0" w:color="auto"/>
      </w:divBdr>
      <w:divsChild>
        <w:div w:id="387074332">
          <w:marLeft w:val="0"/>
          <w:marRight w:val="0"/>
          <w:marTop w:val="0"/>
          <w:marBottom w:val="0"/>
          <w:divBdr>
            <w:top w:val="none" w:sz="0" w:space="0" w:color="auto"/>
            <w:left w:val="none" w:sz="0" w:space="0" w:color="auto"/>
            <w:bottom w:val="none" w:sz="0" w:space="0" w:color="auto"/>
            <w:right w:val="none" w:sz="0" w:space="0" w:color="auto"/>
          </w:divBdr>
          <w:divsChild>
            <w:div w:id="1108816366">
              <w:marLeft w:val="0"/>
              <w:marRight w:val="0"/>
              <w:marTop w:val="0"/>
              <w:marBottom w:val="0"/>
              <w:divBdr>
                <w:top w:val="none" w:sz="0" w:space="0" w:color="auto"/>
                <w:left w:val="none" w:sz="0" w:space="0" w:color="auto"/>
                <w:bottom w:val="none" w:sz="0" w:space="0" w:color="auto"/>
                <w:right w:val="none" w:sz="0" w:space="0" w:color="auto"/>
              </w:divBdr>
            </w:div>
            <w:div w:id="193543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665271">
      <w:bodyDiv w:val="1"/>
      <w:marLeft w:val="0"/>
      <w:marRight w:val="0"/>
      <w:marTop w:val="0"/>
      <w:marBottom w:val="0"/>
      <w:divBdr>
        <w:top w:val="none" w:sz="0" w:space="0" w:color="auto"/>
        <w:left w:val="none" w:sz="0" w:space="0" w:color="auto"/>
        <w:bottom w:val="none" w:sz="0" w:space="0" w:color="auto"/>
        <w:right w:val="none" w:sz="0" w:space="0" w:color="auto"/>
      </w:divBdr>
      <w:divsChild>
        <w:div w:id="371463582">
          <w:marLeft w:val="0"/>
          <w:marRight w:val="0"/>
          <w:marTop w:val="0"/>
          <w:marBottom w:val="0"/>
          <w:divBdr>
            <w:top w:val="none" w:sz="0" w:space="0" w:color="auto"/>
            <w:left w:val="none" w:sz="0" w:space="0" w:color="auto"/>
            <w:bottom w:val="none" w:sz="0" w:space="0" w:color="auto"/>
            <w:right w:val="none" w:sz="0" w:space="0" w:color="auto"/>
          </w:divBdr>
        </w:div>
      </w:divsChild>
    </w:div>
    <w:div w:id="1581595284">
      <w:bodyDiv w:val="1"/>
      <w:marLeft w:val="0"/>
      <w:marRight w:val="0"/>
      <w:marTop w:val="0"/>
      <w:marBottom w:val="0"/>
      <w:divBdr>
        <w:top w:val="none" w:sz="0" w:space="0" w:color="auto"/>
        <w:left w:val="none" w:sz="0" w:space="0" w:color="auto"/>
        <w:bottom w:val="none" w:sz="0" w:space="0" w:color="auto"/>
        <w:right w:val="none" w:sz="0" w:space="0" w:color="auto"/>
      </w:divBdr>
      <w:divsChild>
        <w:div w:id="198591739">
          <w:marLeft w:val="0"/>
          <w:marRight w:val="0"/>
          <w:marTop w:val="0"/>
          <w:marBottom w:val="0"/>
          <w:divBdr>
            <w:top w:val="none" w:sz="0" w:space="0" w:color="auto"/>
            <w:left w:val="none" w:sz="0" w:space="0" w:color="auto"/>
            <w:bottom w:val="none" w:sz="0" w:space="0" w:color="auto"/>
            <w:right w:val="none" w:sz="0" w:space="0" w:color="auto"/>
          </w:divBdr>
          <w:divsChild>
            <w:div w:id="1081607809">
              <w:marLeft w:val="0"/>
              <w:marRight w:val="0"/>
              <w:marTop w:val="0"/>
              <w:marBottom w:val="0"/>
              <w:divBdr>
                <w:top w:val="none" w:sz="0" w:space="0" w:color="auto"/>
                <w:left w:val="none" w:sz="0" w:space="0" w:color="auto"/>
                <w:bottom w:val="none" w:sz="0" w:space="0" w:color="auto"/>
                <w:right w:val="none" w:sz="0" w:space="0" w:color="auto"/>
              </w:divBdr>
            </w:div>
            <w:div w:id="193077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305163">
      <w:bodyDiv w:val="1"/>
      <w:marLeft w:val="0"/>
      <w:marRight w:val="0"/>
      <w:marTop w:val="0"/>
      <w:marBottom w:val="0"/>
      <w:divBdr>
        <w:top w:val="none" w:sz="0" w:space="0" w:color="auto"/>
        <w:left w:val="none" w:sz="0" w:space="0" w:color="auto"/>
        <w:bottom w:val="none" w:sz="0" w:space="0" w:color="auto"/>
        <w:right w:val="none" w:sz="0" w:space="0" w:color="auto"/>
      </w:divBdr>
      <w:divsChild>
        <w:div w:id="514882531">
          <w:marLeft w:val="0"/>
          <w:marRight w:val="0"/>
          <w:marTop w:val="0"/>
          <w:marBottom w:val="0"/>
          <w:divBdr>
            <w:top w:val="none" w:sz="0" w:space="0" w:color="auto"/>
            <w:left w:val="none" w:sz="0" w:space="0" w:color="auto"/>
            <w:bottom w:val="none" w:sz="0" w:space="0" w:color="auto"/>
            <w:right w:val="none" w:sz="0" w:space="0" w:color="auto"/>
          </w:divBdr>
        </w:div>
      </w:divsChild>
    </w:div>
    <w:div w:id="1711539222">
      <w:bodyDiv w:val="1"/>
      <w:marLeft w:val="0"/>
      <w:marRight w:val="0"/>
      <w:marTop w:val="0"/>
      <w:marBottom w:val="0"/>
      <w:divBdr>
        <w:top w:val="none" w:sz="0" w:space="0" w:color="auto"/>
        <w:left w:val="none" w:sz="0" w:space="0" w:color="auto"/>
        <w:bottom w:val="none" w:sz="0" w:space="0" w:color="auto"/>
        <w:right w:val="none" w:sz="0" w:space="0" w:color="auto"/>
      </w:divBdr>
      <w:divsChild>
        <w:div w:id="872575273">
          <w:marLeft w:val="0"/>
          <w:marRight w:val="0"/>
          <w:marTop w:val="0"/>
          <w:marBottom w:val="0"/>
          <w:divBdr>
            <w:top w:val="none" w:sz="0" w:space="0" w:color="auto"/>
            <w:left w:val="none" w:sz="0" w:space="0" w:color="auto"/>
            <w:bottom w:val="none" w:sz="0" w:space="0" w:color="auto"/>
            <w:right w:val="none" w:sz="0" w:space="0" w:color="auto"/>
          </w:divBdr>
          <w:divsChild>
            <w:div w:id="13725903">
              <w:marLeft w:val="0"/>
              <w:marRight w:val="0"/>
              <w:marTop w:val="0"/>
              <w:marBottom w:val="0"/>
              <w:divBdr>
                <w:top w:val="none" w:sz="0" w:space="0" w:color="auto"/>
                <w:left w:val="none" w:sz="0" w:space="0" w:color="auto"/>
                <w:bottom w:val="none" w:sz="0" w:space="0" w:color="auto"/>
                <w:right w:val="none" w:sz="0" w:space="0" w:color="auto"/>
              </w:divBdr>
            </w:div>
            <w:div w:id="34737374">
              <w:marLeft w:val="0"/>
              <w:marRight w:val="0"/>
              <w:marTop w:val="0"/>
              <w:marBottom w:val="0"/>
              <w:divBdr>
                <w:top w:val="none" w:sz="0" w:space="0" w:color="auto"/>
                <w:left w:val="none" w:sz="0" w:space="0" w:color="auto"/>
                <w:bottom w:val="none" w:sz="0" w:space="0" w:color="auto"/>
                <w:right w:val="none" w:sz="0" w:space="0" w:color="auto"/>
              </w:divBdr>
            </w:div>
            <w:div w:id="294676030">
              <w:marLeft w:val="0"/>
              <w:marRight w:val="0"/>
              <w:marTop w:val="0"/>
              <w:marBottom w:val="0"/>
              <w:divBdr>
                <w:top w:val="none" w:sz="0" w:space="0" w:color="auto"/>
                <w:left w:val="none" w:sz="0" w:space="0" w:color="auto"/>
                <w:bottom w:val="none" w:sz="0" w:space="0" w:color="auto"/>
                <w:right w:val="none" w:sz="0" w:space="0" w:color="auto"/>
              </w:divBdr>
            </w:div>
            <w:div w:id="548226307">
              <w:marLeft w:val="0"/>
              <w:marRight w:val="0"/>
              <w:marTop w:val="0"/>
              <w:marBottom w:val="0"/>
              <w:divBdr>
                <w:top w:val="none" w:sz="0" w:space="0" w:color="auto"/>
                <w:left w:val="none" w:sz="0" w:space="0" w:color="auto"/>
                <w:bottom w:val="none" w:sz="0" w:space="0" w:color="auto"/>
                <w:right w:val="none" w:sz="0" w:space="0" w:color="auto"/>
              </w:divBdr>
            </w:div>
            <w:div w:id="558325229">
              <w:marLeft w:val="0"/>
              <w:marRight w:val="0"/>
              <w:marTop w:val="0"/>
              <w:marBottom w:val="0"/>
              <w:divBdr>
                <w:top w:val="none" w:sz="0" w:space="0" w:color="auto"/>
                <w:left w:val="none" w:sz="0" w:space="0" w:color="auto"/>
                <w:bottom w:val="none" w:sz="0" w:space="0" w:color="auto"/>
                <w:right w:val="none" w:sz="0" w:space="0" w:color="auto"/>
              </w:divBdr>
            </w:div>
            <w:div w:id="653341705">
              <w:marLeft w:val="0"/>
              <w:marRight w:val="0"/>
              <w:marTop w:val="0"/>
              <w:marBottom w:val="0"/>
              <w:divBdr>
                <w:top w:val="none" w:sz="0" w:space="0" w:color="auto"/>
                <w:left w:val="none" w:sz="0" w:space="0" w:color="auto"/>
                <w:bottom w:val="none" w:sz="0" w:space="0" w:color="auto"/>
                <w:right w:val="none" w:sz="0" w:space="0" w:color="auto"/>
              </w:divBdr>
            </w:div>
            <w:div w:id="1220508982">
              <w:marLeft w:val="0"/>
              <w:marRight w:val="0"/>
              <w:marTop w:val="0"/>
              <w:marBottom w:val="0"/>
              <w:divBdr>
                <w:top w:val="none" w:sz="0" w:space="0" w:color="auto"/>
                <w:left w:val="none" w:sz="0" w:space="0" w:color="auto"/>
                <w:bottom w:val="none" w:sz="0" w:space="0" w:color="auto"/>
                <w:right w:val="none" w:sz="0" w:space="0" w:color="auto"/>
              </w:divBdr>
            </w:div>
            <w:div w:id="1445346332">
              <w:marLeft w:val="0"/>
              <w:marRight w:val="0"/>
              <w:marTop w:val="0"/>
              <w:marBottom w:val="0"/>
              <w:divBdr>
                <w:top w:val="none" w:sz="0" w:space="0" w:color="auto"/>
                <w:left w:val="none" w:sz="0" w:space="0" w:color="auto"/>
                <w:bottom w:val="none" w:sz="0" w:space="0" w:color="auto"/>
                <w:right w:val="none" w:sz="0" w:space="0" w:color="auto"/>
              </w:divBdr>
            </w:div>
            <w:div w:id="1710762078">
              <w:marLeft w:val="0"/>
              <w:marRight w:val="0"/>
              <w:marTop w:val="0"/>
              <w:marBottom w:val="0"/>
              <w:divBdr>
                <w:top w:val="none" w:sz="0" w:space="0" w:color="auto"/>
                <w:left w:val="none" w:sz="0" w:space="0" w:color="auto"/>
                <w:bottom w:val="none" w:sz="0" w:space="0" w:color="auto"/>
                <w:right w:val="none" w:sz="0" w:space="0" w:color="auto"/>
              </w:divBdr>
            </w:div>
            <w:div w:id="173894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070075">
      <w:bodyDiv w:val="1"/>
      <w:marLeft w:val="0"/>
      <w:marRight w:val="0"/>
      <w:marTop w:val="0"/>
      <w:marBottom w:val="0"/>
      <w:divBdr>
        <w:top w:val="none" w:sz="0" w:space="0" w:color="auto"/>
        <w:left w:val="none" w:sz="0" w:space="0" w:color="auto"/>
        <w:bottom w:val="none" w:sz="0" w:space="0" w:color="auto"/>
        <w:right w:val="none" w:sz="0" w:space="0" w:color="auto"/>
      </w:divBdr>
    </w:div>
    <w:div w:id="1774134400">
      <w:bodyDiv w:val="1"/>
      <w:marLeft w:val="0"/>
      <w:marRight w:val="0"/>
      <w:marTop w:val="0"/>
      <w:marBottom w:val="0"/>
      <w:divBdr>
        <w:top w:val="none" w:sz="0" w:space="0" w:color="auto"/>
        <w:left w:val="none" w:sz="0" w:space="0" w:color="auto"/>
        <w:bottom w:val="none" w:sz="0" w:space="0" w:color="auto"/>
        <w:right w:val="none" w:sz="0" w:space="0" w:color="auto"/>
      </w:divBdr>
      <w:divsChild>
        <w:div w:id="1708528714">
          <w:marLeft w:val="0"/>
          <w:marRight w:val="0"/>
          <w:marTop w:val="0"/>
          <w:marBottom w:val="0"/>
          <w:divBdr>
            <w:top w:val="none" w:sz="0" w:space="0" w:color="auto"/>
            <w:left w:val="none" w:sz="0" w:space="0" w:color="auto"/>
            <w:bottom w:val="none" w:sz="0" w:space="0" w:color="auto"/>
            <w:right w:val="none" w:sz="0" w:space="0" w:color="auto"/>
          </w:divBdr>
        </w:div>
      </w:divsChild>
    </w:div>
    <w:div w:id="1828787148">
      <w:bodyDiv w:val="1"/>
      <w:marLeft w:val="0"/>
      <w:marRight w:val="0"/>
      <w:marTop w:val="0"/>
      <w:marBottom w:val="0"/>
      <w:divBdr>
        <w:top w:val="none" w:sz="0" w:space="0" w:color="auto"/>
        <w:left w:val="none" w:sz="0" w:space="0" w:color="auto"/>
        <w:bottom w:val="none" w:sz="0" w:space="0" w:color="auto"/>
        <w:right w:val="none" w:sz="0" w:space="0" w:color="auto"/>
      </w:divBdr>
    </w:div>
    <w:div w:id="1847793328">
      <w:bodyDiv w:val="1"/>
      <w:marLeft w:val="0"/>
      <w:marRight w:val="0"/>
      <w:marTop w:val="0"/>
      <w:marBottom w:val="0"/>
      <w:divBdr>
        <w:top w:val="none" w:sz="0" w:space="0" w:color="auto"/>
        <w:left w:val="none" w:sz="0" w:space="0" w:color="auto"/>
        <w:bottom w:val="none" w:sz="0" w:space="0" w:color="auto"/>
        <w:right w:val="none" w:sz="0" w:space="0" w:color="auto"/>
      </w:divBdr>
    </w:div>
    <w:div w:id="1867130675">
      <w:bodyDiv w:val="1"/>
      <w:marLeft w:val="0"/>
      <w:marRight w:val="0"/>
      <w:marTop w:val="0"/>
      <w:marBottom w:val="0"/>
      <w:divBdr>
        <w:top w:val="none" w:sz="0" w:space="0" w:color="auto"/>
        <w:left w:val="none" w:sz="0" w:space="0" w:color="auto"/>
        <w:bottom w:val="none" w:sz="0" w:space="0" w:color="auto"/>
        <w:right w:val="none" w:sz="0" w:space="0" w:color="auto"/>
      </w:divBdr>
      <w:divsChild>
        <w:div w:id="1697124066">
          <w:marLeft w:val="0"/>
          <w:marRight w:val="0"/>
          <w:marTop w:val="0"/>
          <w:marBottom w:val="0"/>
          <w:divBdr>
            <w:top w:val="none" w:sz="0" w:space="0" w:color="auto"/>
            <w:left w:val="none" w:sz="0" w:space="0" w:color="auto"/>
            <w:bottom w:val="none" w:sz="0" w:space="0" w:color="auto"/>
            <w:right w:val="none" w:sz="0" w:space="0" w:color="auto"/>
          </w:divBdr>
        </w:div>
      </w:divsChild>
    </w:div>
    <w:div w:id="1879658735">
      <w:bodyDiv w:val="1"/>
      <w:marLeft w:val="0"/>
      <w:marRight w:val="0"/>
      <w:marTop w:val="0"/>
      <w:marBottom w:val="0"/>
      <w:divBdr>
        <w:top w:val="none" w:sz="0" w:space="0" w:color="auto"/>
        <w:left w:val="none" w:sz="0" w:space="0" w:color="auto"/>
        <w:bottom w:val="none" w:sz="0" w:space="0" w:color="auto"/>
        <w:right w:val="none" w:sz="0" w:space="0" w:color="auto"/>
      </w:divBdr>
      <w:divsChild>
        <w:div w:id="361243880">
          <w:marLeft w:val="0"/>
          <w:marRight w:val="0"/>
          <w:marTop w:val="0"/>
          <w:marBottom w:val="0"/>
          <w:divBdr>
            <w:top w:val="none" w:sz="0" w:space="0" w:color="auto"/>
            <w:left w:val="none" w:sz="0" w:space="0" w:color="auto"/>
            <w:bottom w:val="none" w:sz="0" w:space="0" w:color="auto"/>
            <w:right w:val="none" w:sz="0" w:space="0" w:color="auto"/>
          </w:divBdr>
        </w:div>
      </w:divsChild>
    </w:div>
    <w:div w:id="1921333884">
      <w:bodyDiv w:val="1"/>
      <w:marLeft w:val="0"/>
      <w:marRight w:val="0"/>
      <w:marTop w:val="0"/>
      <w:marBottom w:val="0"/>
      <w:divBdr>
        <w:top w:val="none" w:sz="0" w:space="0" w:color="auto"/>
        <w:left w:val="none" w:sz="0" w:space="0" w:color="auto"/>
        <w:bottom w:val="none" w:sz="0" w:space="0" w:color="auto"/>
        <w:right w:val="none" w:sz="0" w:space="0" w:color="auto"/>
      </w:divBdr>
      <w:divsChild>
        <w:div w:id="1706442412">
          <w:marLeft w:val="0"/>
          <w:marRight w:val="0"/>
          <w:marTop w:val="0"/>
          <w:marBottom w:val="0"/>
          <w:divBdr>
            <w:top w:val="none" w:sz="0" w:space="0" w:color="auto"/>
            <w:left w:val="none" w:sz="0" w:space="0" w:color="auto"/>
            <w:bottom w:val="none" w:sz="0" w:space="0" w:color="auto"/>
            <w:right w:val="none" w:sz="0" w:space="0" w:color="auto"/>
          </w:divBdr>
          <w:divsChild>
            <w:div w:id="130904405">
              <w:marLeft w:val="0"/>
              <w:marRight w:val="0"/>
              <w:marTop w:val="0"/>
              <w:marBottom w:val="0"/>
              <w:divBdr>
                <w:top w:val="none" w:sz="0" w:space="0" w:color="auto"/>
                <w:left w:val="none" w:sz="0" w:space="0" w:color="auto"/>
                <w:bottom w:val="none" w:sz="0" w:space="0" w:color="auto"/>
                <w:right w:val="none" w:sz="0" w:space="0" w:color="auto"/>
              </w:divBdr>
            </w:div>
            <w:div w:id="67557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643415">
      <w:bodyDiv w:val="1"/>
      <w:marLeft w:val="0"/>
      <w:marRight w:val="0"/>
      <w:marTop w:val="0"/>
      <w:marBottom w:val="0"/>
      <w:divBdr>
        <w:top w:val="none" w:sz="0" w:space="0" w:color="auto"/>
        <w:left w:val="none" w:sz="0" w:space="0" w:color="auto"/>
        <w:bottom w:val="none" w:sz="0" w:space="0" w:color="auto"/>
        <w:right w:val="none" w:sz="0" w:space="0" w:color="auto"/>
      </w:divBdr>
      <w:divsChild>
        <w:div w:id="275259214">
          <w:marLeft w:val="0"/>
          <w:marRight w:val="0"/>
          <w:marTop w:val="0"/>
          <w:marBottom w:val="0"/>
          <w:divBdr>
            <w:top w:val="none" w:sz="0" w:space="0" w:color="auto"/>
            <w:left w:val="none" w:sz="0" w:space="0" w:color="auto"/>
            <w:bottom w:val="none" w:sz="0" w:space="0" w:color="auto"/>
            <w:right w:val="none" w:sz="0" w:space="0" w:color="auto"/>
          </w:divBdr>
        </w:div>
      </w:divsChild>
    </w:div>
    <w:div w:id="2020232165">
      <w:bodyDiv w:val="1"/>
      <w:marLeft w:val="0"/>
      <w:marRight w:val="0"/>
      <w:marTop w:val="0"/>
      <w:marBottom w:val="0"/>
      <w:divBdr>
        <w:top w:val="none" w:sz="0" w:space="0" w:color="auto"/>
        <w:left w:val="none" w:sz="0" w:space="0" w:color="auto"/>
        <w:bottom w:val="none" w:sz="0" w:space="0" w:color="auto"/>
        <w:right w:val="none" w:sz="0" w:space="0" w:color="auto"/>
      </w:divBdr>
      <w:divsChild>
        <w:div w:id="332882864">
          <w:marLeft w:val="0"/>
          <w:marRight w:val="0"/>
          <w:marTop w:val="0"/>
          <w:marBottom w:val="0"/>
          <w:divBdr>
            <w:top w:val="none" w:sz="0" w:space="0" w:color="auto"/>
            <w:left w:val="none" w:sz="0" w:space="0" w:color="auto"/>
            <w:bottom w:val="none" w:sz="0" w:space="0" w:color="auto"/>
            <w:right w:val="none" w:sz="0" w:space="0" w:color="auto"/>
          </w:divBdr>
          <w:divsChild>
            <w:div w:id="1706826297">
              <w:marLeft w:val="0"/>
              <w:marRight w:val="0"/>
              <w:marTop w:val="0"/>
              <w:marBottom w:val="0"/>
              <w:divBdr>
                <w:top w:val="none" w:sz="0" w:space="0" w:color="auto"/>
                <w:left w:val="none" w:sz="0" w:space="0" w:color="auto"/>
                <w:bottom w:val="none" w:sz="0" w:space="0" w:color="auto"/>
                <w:right w:val="none" w:sz="0" w:space="0" w:color="auto"/>
              </w:divBdr>
            </w:div>
            <w:div w:id="200234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866810">
      <w:bodyDiv w:val="1"/>
      <w:marLeft w:val="0"/>
      <w:marRight w:val="0"/>
      <w:marTop w:val="0"/>
      <w:marBottom w:val="0"/>
      <w:divBdr>
        <w:top w:val="none" w:sz="0" w:space="0" w:color="auto"/>
        <w:left w:val="none" w:sz="0" w:space="0" w:color="auto"/>
        <w:bottom w:val="none" w:sz="0" w:space="0" w:color="auto"/>
        <w:right w:val="none" w:sz="0" w:space="0" w:color="auto"/>
      </w:divBdr>
      <w:divsChild>
        <w:div w:id="272521235">
          <w:marLeft w:val="330"/>
          <w:marRight w:val="330"/>
          <w:marTop w:val="150"/>
          <w:marBottom w:val="300"/>
          <w:divBdr>
            <w:top w:val="single" w:sz="12" w:space="0" w:color="EEEEEE"/>
            <w:left w:val="single" w:sz="12" w:space="0" w:color="EEEEEE"/>
            <w:bottom w:val="single" w:sz="12" w:space="0" w:color="EEEEEE"/>
            <w:right w:val="single" w:sz="12" w:space="0" w:color="EEEEEE"/>
          </w:divBdr>
          <w:divsChild>
            <w:div w:id="128401573">
              <w:marLeft w:val="0"/>
              <w:marRight w:val="0"/>
              <w:marTop w:val="0"/>
              <w:marBottom w:val="0"/>
              <w:divBdr>
                <w:top w:val="none" w:sz="0" w:space="0" w:color="auto"/>
                <w:left w:val="none" w:sz="0" w:space="0" w:color="auto"/>
                <w:bottom w:val="none" w:sz="0" w:space="0" w:color="auto"/>
                <w:right w:val="none" w:sz="0" w:space="0" w:color="auto"/>
              </w:divBdr>
              <w:divsChild>
                <w:div w:id="631522562">
                  <w:marLeft w:val="0"/>
                  <w:marRight w:val="0"/>
                  <w:marTop w:val="0"/>
                  <w:marBottom w:val="0"/>
                  <w:divBdr>
                    <w:top w:val="none" w:sz="0" w:space="0" w:color="auto"/>
                    <w:left w:val="none" w:sz="0" w:space="0" w:color="auto"/>
                    <w:bottom w:val="none" w:sz="0" w:space="0" w:color="auto"/>
                    <w:right w:val="none" w:sz="0" w:space="0" w:color="auto"/>
                  </w:divBdr>
                </w:div>
                <w:div w:id="177243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091011">
      <w:bodyDiv w:val="1"/>
      <w:marLeft w:val="0"/>
      <w:marRight w:val="0"/>
      <w:marTop w:val="0"/>
      <w:marBottom w:val="0"/>
      <w:divBdr>
        <w:top w:val="none" w:sz="0" w:space="0" w:color="auto"/>
        <w:left w:val="none" w:sz="0" w:space="0" w:color="auto"/>
        <w:bottom w:val="none" w:sz="0" w:space="0" w:color="auto"/>
        <w:right w:val="none" w:sz="0" w:space="0" w:color="auto"/>
      </w:divBdr>
      <w:divsChild>
        <w:div w:id="1007177303">
          <w:marLeft w:val="0"/>
          <w:marRight w:val="0"/>
          <w:marTop w:val="0"/>
          <w:marBottom w:val="0"/>
          <w:divBdr>
            <w:top w:val="none" w:sz="0" w:space="0" w:color="auto"/>
            <w:left w:val="none" w:sz="0" w:space="0" w:color="auto"/>
            <w:bottom w:val="none" w:sz="0" w:space="0" w:color="auto"/>
            <w:right w:val="none" w:sz="0" w:space="0" w:color="auto"/>
          </w:divBdr>
          <w:divsChild>
            <w:div w:id="469129192">
              <w:marLeft w:val="0"/>
              <w:marRight w:val="0"/>
              <w:marTop w:val="0"/>
              <w:marBottom w:val="0"/>
              <w:divBdr>
                <w:top w:val="none" w:sz="0" w:space="0" w:color="auto"/>
                <w:left w:val="none" w:sz="0" w:space="0" w:color="auto"/>
                <w:bottom w:val="none" w:sz="0" w:space="0" w:color="auto"/>
                <w:right w:val="none" w:sz="0" w:space="0" w:color="auto"/>
              </w:divBdr>
            </w:div>
            <w:div w:id="1474716004">
              <w:marLeft w:val="0"/>
              <w:marRight w:val="0"/>
              <w:marTop w:val="0"/>
              <w:marBottom w:val="0"/>
              <w:divBdr>
                <w:top w:val="none" w:sz="0" w:space="0" w:color="auto"/>
                <w:left w:val="none" w:sz="0" w:space="0" w:color="auto"/>
                <w:bottom w:val="none" w:sz="0" w:space="0" w:color="auto"/>
                <w:right w:val="none" w:sz="0" w:space="0" w:color="auto"/>
              </w:divBdr>
            </w:div>
            <w:div w:id="1480153349">
              <w:marLeft w:val="0"/>
              <w:marRight w:val="0"/>
              <w:marTop w:val="0"/>
              <w:marBottom w:val="0"/>
              <w:divBdr>
                <w:top w:val="none" w:sz="0" w:space="0" w:color="auto"/>
                <w:left w:val="none" w:sz="0" w:space="0" w:color="auto"/>
                <w:bottom w:val="none" w:sz="0" w:space="0" w:color="auto"/>
                <w:right w:val="none" w:sz="0" w:space="0" w:color="auto"/>
              </w:divBdr>
            </w:div>
            <w:div w:id="188836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000029">
      <w:bodyDiv w:val="1"/>
      <w:marLeft w:val="0"/>
      <w:marRight w:val="0"/>
      <w:marTop w:val="0"/>
      <w:marBottom w:val="0"/>
      <w:divBdr>
        <w:top w:val="none" w:sz="0" w:space="0" w:color="auto"/>
        <w:left w:val="none" w:sz="0" w:space="0" w:color="auto"/>
        <w:bottom w:val="none" w:sz="0" w:space="0" w:color="auto"/>
        <w:right w:val="none" w:sz="0" w:space="0" w:color="auto"/>
      </w:divBdr>
      <w:divsChild>
        <w:div w:id="17273326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theme" Target="theme/theme1.xml"/><Relationship Id="rId23" Type="http://schemas.openxmlformats.org/officeDocument/2006/relationships/image" Target="media/image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D9B2CD-701E-49F7-8D92-CF60766C9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7</Pages>
  <Words>2717</Words>
  <Characters>15490</Characters>
  <Application>Microsoft Office Word</Application>
  <DocSecurity>0</DocSecurity>
  <Lines>129</Lines>
  <Paragraphs>36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WISS_Template_word</vt:lpstr>
      <vt:lpstr>WISS ワードテンプレート</vt:lpstr>
    </vt:vector>
  </TitlesOfParts>
  <Manager/>
  <Company/>
  <LinksUpToDate>false</LinksUpToDate>
  <CharactersWithSpaces>18171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WISS_Template_word</dc:title>
  <dc:subject/>
  <dc:creator>WISS committee</dc:creator>
  <cp:keywords/>
  <dc:description/>
  <cp:lastModifiedBy>栗原　一貴</cp:lastModifiedBy>
  <cp:revision>8</cp:revision>
  <cp:lastPrinted>2019-04-08T09:54:00Z</cp:lastPrinted>
  <dcterms:created xsi:type="dcterms:W3CDTF">2026-06-07T16:23:00Z</dcterms:created>
  <dcterms:modified xsi:type="dcterms:W3CDTF">2026-07-24T02:29:00Z</dcterms:modified>
  <cp:category/>
</cp:coreProperties>
</file>